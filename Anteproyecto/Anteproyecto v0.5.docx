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A50217" w14:textId="77777777"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UNIVERSIDAD CENTRAL DE VENEZUELA</w:t>
      </w:r>
    </w:p>
    <w:p w14:paraId="444E02AC" w14:textId="77777777"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FACULTAD DE INGENIERÍA</w:t>
      </w:r>
    </w:p>
    <w:p w14:paraId="7FC963E9" w14:textId="77777777"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ESCUELA DE INGENIERÍA ELÉCTRICA</w:t>
      </w:r>
    </w:p>
    <w:p w14:paraId="6C0AE345" w14:textId="77777777" w:rsidR="00DA652E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>DEPARTAMENTO DE ELECTRÓNICA, COMPUTACIÓN Y CONTROL</w:t>
      </w:r>
    </w:p>
    <w:p w14:paraId="78BDB132" w14:textId="5E2B6460" w:rsidR="00340199" w:rsidRDefault="009F58C7">
      <w:pPr>
        <w:spacing w:after="0"/>
        <w:ind w:firstLine="0"/>
        <w:jc w:val="center"/>
        <w:rPr>
          <w:b/>
          <w:szCs w:val="24"/>
        </w:rPr>
      </w:pPr>
      <w:r>
        <w:rPr>
          <w:b/>
          <w:szCs w:val="24"/>
        </w:rPr>
        <w:t xml:space="preserve">ANTEPROYECTO DE TRABAJO </w:t>
      </w:r>
      <w:r w:rsidR="00AE13AA">
        <w:rPr>
          <w:b/>
          <w:szCs w:val="24"/>
        </w:rPr>
        <w:t xml:space="preserve">ESPECIAL </w:t>
      </w:r>
      <w:r>
        <w:rPr>
          <w:b/>
          <w:szCs w:val="24"/>
        </w:rPr>
        <w:t>DE GRADO</w:t>
      </w:r>
    </w:p>
    <w:p w14:paraId="2043B0FE" w14:textId="77777777" w:rsidR="00340199" w:rsidRDefault="00340199">
      <w:pPr>
        <w:spacing w:after="0"/>
        <w:ind w:firstLine="0"/>
        <w:jc w:val="center"/>
        <w:rPr>
          <w:b/>
          <w:szCs w:val="24"/>
        </w:rPr>
      </w:pPr>
    </w:p>
    <w:p w14:paraId="3D4845FF" w14:textId="77777777" w:rsidR="006C1948" w:rsidRDefault="006C1948" w:rsidP="00296DE8">
      <w:pPr>
        <w:pStyle w:val="Default"/>
      </w:pPr>
    </w:p>
    <w:p w14:paraId="19F5700E" w14:textId="77777777" w:rsidR="00E94CA9" w:rsidRDefault="00E94CA9" w:rsidP="00296DE8">
      <w:pPr>
        <w:pStyle w:val="Default"/>
        <w:rPr>
          <w:ins w:id="0" w:author="Microsoft account" w:date="2017-01-15T14:02:00Z"/>
        </w:rPr>
      </w:pPr>
    </w:p>
    <w:p w14:paraId="52CCEBDD" w14:textId="77777777" w:rsidR="00E94CA9" w:rsidRDefault="00E94CA9" w:rsidP="00296DE8">
      <w:pPr>
        <w:pStyle w:val="Default"/>
        <w:rPr>
          <w:ins w:id="1" w:author="Microsoft account" w:date="2017-01-15T14:02:00Z"/>
        </w:rPr>
      </w:pPr>
    </w:p>
    <w:p w14:paraId="51BC9D85" w14:textId="77777777" w:rsidR="00E94CA9" w:rsidRDefault="00E94CA9" w:rsidP="00296DE8">
      <w:pPr>
        <w:pStyle w:val="Default"/>
        <w:rPr>
          <w:ins w:id="2" w:author="Microsoft account" w:date="2017-01-15T14:02:00Z"/>
        </w:rPr>
      </w:pPr>
    </w:p>
    <w:p w14:paraId="60DABFDE" w14:textId="77777777" w:rsidR="00E94CA9" w:rsidRDefault="00E94CA9" w:rsidP="00296DE8">
      <w:pPr>
        <w:pStyle w:val="Default"/>
        <w:rPr>
          <w:ins w:id="3" w:author="Microsoft account" w:date="2017-01-15T14:02:00Z"/>
        </w:rPr>
      </w:pPr>
    </w:p>
    <w:p w14:paraId="30C18F1D" w14:textId="77777777" w:rsidR="00E94CA9" w:rsidRDefault="00E94CA9" w:rsidP="00296DE8">
      <w:pPr>
        <w:pStyle w:val="Default"/>
        <w:rPr>
          <w:ins w:id="4" w:author="Microsoft account" w:date="2017-01-15T14:02:00Z"/>
        </w:rPr>
      </w:pPr>
    </w:p>
    <w:p w14:paraId="1C6C4C1B" w14:textId="77777777" w:rsidR="00E94CA9" w:rsidRDefault="00E94CA9" w:rsidP="00296DE8">
      <w:pPr>
        <w:pStyle w:val="Default"/>
        <w:rPr>
          <w:ins w:id="5" w:author="Microsoft account" w:date="2017-01-15T14:02:00Z"/>
        </w:rPr>
      </w:pPr>
    </w:p>
    <w:p w14:paraId="34A17794" w14:textId="77777777" w:rsidR="00E94CA9" w:rsidRDefault="00E94CA9" w:rsidP="00296DE8">
      <w:pPr>
        <w:pStyle w:val="Default"/>
        <w:rPr>
          <w:ins w:id="6" w:author="Microsoft account" w:date="2017-01-15T14:02:00Z"/>
        </w:rPr>
      </w:pPr>
    </w:p>
    <w:p w14:paraId="3C4828B8" w14:textId="77777777" w:rsidR="00E94CA9" w:rsidRDefault="00E94CA9" w:rsidP="00296DE8">
      <w:pPr>
        <w:pStyle w:val="Default"/>
        <w:rPr>
          <w:ins w:id="7" w:author="Microsoft account" w:date="2017-01-15T14:02:00Z"/>
        </w:rPr>
      </w:pPr>
    </w:p>
    <w:p w14:paraId="430A2C6C" w14:textId="6CF6AA41" w:rsidR="00E94CA9" w:rsidDel="00E94CA9" w:rsidRDefault="00E94CA9" w:rsidP="00296DE8">
      <w:pPr>
        <w:pStyle w:val="Default"/>
        <w:rPr>
          <w:del w:id="8" w:author="Microsoft account" w:date="2017-01-15T14:02:00Z"/>
        </w:rPr>
      </w:pPr>
    </w:p>
    <w:p w14:paraId="31DCBC0D" w14:textId="77777777" w:rsidR="00EA0709" w:rsidRDefault="00EA0709" w:rsidP="00296DE8">
      <w:pPr>
        <w:pStyle w:val="Default"/>
      </w:pPr>
    </w:p>
    <w:p w14:paraId="086847D7" w14:textId="7905E8B6" w:rsidR="00EA0709" w:rsidRPr="00F6392F" w:rsidRDefault="00F5075E" w:rsidP="00F5075E">
      <w:pPr>
        <w:pStyle w:val="TituloPortada"/>
        <w:rPr>
          <w:szCs w:val="28"/>
        </w:rPr>
      </w:pPr>
      <w:r w:rsidRPr="00D87322">
        <w:rPr>
          <w:szCs w:val="28"/>
          <w:rPrChange w:id="9" w:author="Microsoft account" w:date="2017-01-19T10:03:00Z">
            <w:rPr>
              <w:sz w:val="24"/>
              <w:szCs w:val="24"/>
            </w:rPr>
          </w:rPrChange>
        </w:rPr>
        <w:t>DISEÑO DE UN EQUIPO</w:t>
      </w:r>
      <w:r w:rsidRPr="00D87322">
        <w:rPr>
          <w:b w:val="0"/>
          <w:bCs/>
          <w:szCs w:val="28"/>
          <w:rPrChange w:id="10" w:author="Microsoft account" w:date="2017-01-19T10:03:00Z">
            <w:rPr>
              <w:b w:val="0"/>
              <w:bCs/>
              <w:sz w:val="24"/>
              <w:szCs w:val="24"/>
            </w:rPr>
          </w:rPrChange>
        </w:rPr>
        <w:t xml:space="preserve"> </w:t>
      </w:r>
      <w:r w:rsidRPr="00D87322">
        <w:rPr>
          <w:szCs w:val="28"/>
          <w:rPrChange w:id="11" w:author="Microsoft account" w:date="2017-01-19T10:03:00Z">
            <w:rPr>
              <w:sz w:val="24"/>
              <w:szCs w:val="24"/>
            </w:rPr>
          </w:rPrChange>
        </w:rPr>
        <w:t>ELECTRÓNICO</w:t>
      </w:r>
      <w:ins w:id="12" w:author="Microsoft account" w:date="2017-01-15T13:05:00Z">
        <w:r w:rsidR="00945815" w:rsidRPr="00D87322">
          <w:rPr>
            <w:szCs w:val="28"/>
            <w:rPrChange w:id="13" w:author="Microsoft account" w:date="2017-01-19T10:03:00Z">
              <w:rPr>
                <w:sz w:val="24"/>
                <w:szCs w:val="24"/>
              </w:rPr>
            </w:rPrChange>
          </w:rPr>
          <w:t xml:space="preserve"> </w:t>
        </w:r>
      </w:ins>
      <w:r w:rsidRPr="00D87322">
        <w:rPr>
          <w:szCs w:val="28"/>
          <w:rPrChange w:id="14" w:author="Microsoft account" w:date="2017-01-19T10:03:00Z">
            <w:rPr>
              <w:sz w:val="24"/>
              <w:szCs w:val="24"/>
            </w:rPr>
          </w:rPrChange>
        </w:rPr>
        <w:t>CONTROLADOR DE INTERRUPTORES Y ATENUADORES</w:t>
      </w:r>
      <w:r w:rsidR="008951C1" w:rsidRPr="00D87322">
        <w:rPr>
          <w:szCs w:val="28"/>
          <w:rPrChange w:id="15" w:author="Microsoft account" w:date="2017-01-19T10:03:00Z">
            <w:rPr>
              <w:sz w:val="24"/>
              <w:szCs w:val="24"/>
            </w:rPr>
          </w:rPrChange>
        </w:rPr>
        <w:t xml:space="preserve"> EMPLEADO </w:t>
      </w:r>
      <w:del w:id="16" w:author="Microsoft account" w:date="2017-01-15T13:31:00Z">
        <w:r w:rsidRPr="00D87322" w:rsidDel="008951C1">
          <w:rPr>
            <w:szCs w:val="28"/>
            <w:rPrChange w:id="17" w:author="Microsoft account" w:date="2017-01-19T10:03:00Z">
              <w:rPr>
                <w:sz w:val="24"/>
                <w:szCs w:val="24"/>
              </w:rPr>
            </w:rPrChange>
          </w:rPr>
          <w:delText xml:space="preserve"> </w:delText>
        </w:r>
      </w:del>
      <w:r w:rsidR="008951C1" w:rsidRPr="00D87322">
        <w:rPr>
          <w:szCs w:val="28"/>
          <w:rPrChange w:id="18" w:author="Microsoft account" w:date="2017-01-19T10:03:00Z">
            <w:rPr>
              <w:sz w:val="24"/>
              <w:szCs w:val="24"/>
            </w:rPr>
          </w:rPrChange>
        </w:rPr>
        <w:t xml:space="preserve">EN LA </w:t>
      </w:r>
      <w:r w:rsidRPr="00D87322">
        <w:rPr>
          <w:szCs w:val="28"/>
          <w:rPrChange w:id="19" w:author="Microsoft account" w:date="2017-01-19T10:03:00Z">
            <w:rPr>
              <w:sz w:val="24"/>
              <w:szCs w:val="24"/>
            </w:rPr>
          </w:rPrChange>
        </w:rPr>
        <w:t xml:space="preserve">MEDICIÓN DE </w:t>
      </w:r>
      <w:r w:rsidR="008951C1" w:rsidRPr="00D87322">
        <w:rPr>
          <w:szCs w:val="28"/>
          <w:rPrChange w:id="20" w:author="Microsoft account" w:date="2017-01-19T10:03:00Z">
            <w:rPr>
              <w:sz w:val="24"/>
              <w:szCs w:val="24"/>
            </w:rPr>
          </w:rPrChange>
        </w:rPr>
        <w:t xml:space="preserve">LA </w:t>
      </w:r>
      <w:r w:rsidRPr="00D87322">
        <w:rPr>
          <w:szCs w:val="28"/>
          <w:rPrChange w:id="21" w:author="Microsoft account" w:date="2017-01-19T10:03:00Z">
            <w:rPr>
              <w:sz w:val="24"/>
              <w:szCs w:val="24"/>
            </w:rPr>
          </w:rPrChange>
        </w:rPr>
        <w:t xml:space="preserve">FIGURA DE RUIDO </w:t>
      </w:r>
      <w:r w:rsidR="00945815" w:rsidRPr="00D87322">
        <w:rPr>
          <w:szCs w:val="28"/>
          <w:rPrChange w:id="22" w:author="Microsoft account" w:date="2017-01-19T10:03:00Z">
            <w:rPr>
              <w:sz w:val="24"/>
              <w:szCs w:val="24"/>
            </w:rPr>
          </w:rPrChange>
        </w:rPr>
        <w:t>EN DISPOSITIVOS DE RADIO FRECUENCIA</w:t>
      </w:r>
    </w:p>
    <w:p w14:paraId="2FDC29F7" w14:textId="21EA0349" w:rsidR="006C1948" w:rsidDel="00D87322" w:rsidRDefault="006C1948" w:rsidP="00EA0709">
      <w:pPr>
        <w:pStyle w:val="TituloPortada"/>
        <w:rPr>
          <w:del w:id="23" w:author="Microsoft account" w:date="2017-01-15T14:02:00Z"/>
        </w:rPr>
      </w:pPr>
    </w:p>
    <w:p w14:paraId="76C099D9" w14:textId="77777777" w:rsidR="00D87322" w:rsidRPr="00815B6A" w:rsidRDefault="00D87322" w:rsidP="00EA0709">
      <w:pPr>
        <w:pStyle w:val="TituloPortada"/>
        <w:rPr>
          <w:ins w:id="24" w:author="Microsoft account" w:date="2017-01-19T10:01:00Z"/>
        </w:rPr>
      </w:pPr>
    </w:p>
    <w:p w14:paraId="0B3F7AD3" w14:textId="77777777" w:rsidR="00A46554" w:rsidRDefault="00A46554" w:rsidP="00EA0709">
      <w:pPr>
        <w:pStyle w:val="TituloPortada"/>
        <w:rPr>
          <w:ins w:id="25" w:author="Microsoft account" w:date="2017-01-15T14:02:00Z"/>
        </w:rPr>
      </w:pPr>
    </w:p>
    <w:p w14:paraId="7A82683A" w14:textId="77777777" w:rsidR="00E94CA9" w:rsidRDefault="00E94CA9" w:rsidP="00EA0709">
      <w:pPr>
        <w:pStyle w:val="TituloPortada"/>
        <w:rPr>
          <w:ins w:id="26" w:author="Microsoft account" w:date="2017-01-15T14:02:00Z"/>
        </w:rPr>
      </w:pPr>
    </w:p>
    <w:p w14:paraId="375175EF" w14:textId="4B262C6A" w:rsidR="00E94CA9" w:rsidDel="00E94CA9" w:rsidRDefault="00E94CA9" w:rsidP="00EA0709">
      <w:pPr>
        <w:pStyle w:val="TituloPortada"/>
        <w:rPr>
          <w:del w:id="27" w:author="Microsoft account" w:date="2017-01-15T14:02:00Z"/>
        </w:rPr>
      </w:pPr>
    </w:p>
    <w:tbl>
      <w:tblPr>
        <w:tblW w:w="850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  <w:tblPrChange w:id="28" w:author="Microsoft account" w:date="2017-01-19T10:01:00Z">
          <w:tblPr>
            <w:tblW w:w="8505" w:type="dxa"/>
            <w:tblLayout w:type="fixed"/>
            <w:tblCellMar>
              <w:left w:w="10" w:type="dxa"/>
              <w:right w:w="1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828"/>
        <w:gridCol w:w="4677"/>
        <w:tblGridChange w:id="29">
          <w:tblGrid>
            <w:gridCol w:w="4962"/>
            <w:gridCol w:w="3543"/>
          </w:tblGrid>
        </w:tblGridChange>
      </w:tblGrid>
      <w:tr w:rsidR="00DA652E" w14:paraId="1A7031CD" w14:textId="77777777" w:rsidTr="00D87322">
        <w:tc>
          <w:tcPr>
            <w:tcW w:w="382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cPrChange w:id="30" w:author="Microsoft account" w:date="2017-01-19T10:01:00Z">
              <w:tcPr>
                <w:tcW w:w="4962" w:type="dxa"/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</w:tcPrChange>
          </w:tcPr>
          <w:p w14:paraId="4D46AEA1" w14:textId="77777777" w:rsidR="00DA652E" w:rsidRDefault="00DA652E">
            <w:pPr>
              <w:ind w:firstLine="0"/>
            </w:pPr>
          </w:p>
        </w:tc>
        <w:tc>
          <w:tcPr>
            <w:tcW w:w="467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tcPrChange w:id="31" w:author="Microsoft account" w:date="2017-01-19T10:01:00Z">
              <w:tcPr>
                <w:tcW w:w="3543" w:type="dxa"/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</w:tcPrChange>
          </w:tcPr>
          <w:p w14:paraId="2BA63007" w14:textId="2E8855ED" w:rsidR="00DA652E" w:rsidRDefault="009F58C7" w:rsidP="001519AF">
            <w:pPr>
              <w:spacing w:after="0"/>
              <w:ind w:firstLine="0"/>
              <w:jc w:val="right"/>
              <w:rPr>
                <w:szCs w:val="24"/>
              </w:rPr>
            </w:pPr>
            <w:r>
              <w:rPr>
                <w:szCs w:val="24"/>
              </w:rPr>
              <w:t>Antep</w:t>
            </w:r>
            <w:r w:rsidR="00721592">
              <w:rPr>
                <w:szCs w:val="24"/>
              </w:rPr>
              <w:t>royecto de trabajo</w:t>
            </w:r>
            <w:r w:rsidR="00632905">
              <w:rPr>
                <w:szCs w:val="24"/>
              </w:rPr>
              <w:t xml:space="preserve"> espe</w:t>
            </w:r>
            <w:bookmarkStart w:id="32" w:name="_GoBack"/>
            <w:bookmarkEnd w:id="32"/>
            <w:r w:rsidR="00632905">
              <w:rPr>
                <w:szCs w:val="24"/>
              </w:rPr>
              <w:t>cial</w:t>
            </w:r>
            <w:r w:rsidR="00721592">
              <w:rPr>
                <w:szCs w:val="24"/>
              </w:rPr>
              <w:t xml:space="preserve"> de grado a </w:t>
            </w:r>
            <w:r>
              <w:rPr>
                <w:szCs w:val="24"/>
              </w:rPr>
              <w:t xml:space="preserve">ser considerado por el Departamento de Electrónica, Computación y Control para optar al título de Ingeniero Electricista. </w:t>
            </w:r>
          </w:p>
          <w:p w14:paraId="218D58B5" w14:textId="77777777" w:rsidR="00C62004" w:rsidRDefault="00C62004">
            <w:pPr>
              <w:spacing w:after="0"/>
              <w:ind w:firstLine="0"/>
              <w:jc w:val="left"/>
              <w:rPr>
                <w:szCs w:val="24"/>
              </w:rPr>
            </w:pPr>
          </w:p>
          <w:p w14:paraId="4690DB44" w14:textId="77777777" w:rsidR="00DA652E" w:rsidRDefault="009F58C7">
            <w:pPr>
              <w:spacing w:after="0"/>
              <w:ind w:firstLine="0"/>
              <w:jc w:val="right"/>
              <w:rPr>
                <w:szCs w:val="24"/>
              </w:rPr>
            </w:pPr>
            <w:r>
              <w:rPr>
                <w:szCs w:val="24"/>
              </w:rPr>
              <w:t>Br. Arias Bustamante, Jose A.</w:t>
            </w:r>
          </w:p>
          <w:p w14:paraId="3E388C6E" w14:textId="77777777" w:rsidR="00DA652E" w:rsidRDefault="009F58C7">
            <w:pPr>
              <w:spacing w:after="0"/>
              <w:ind w:firstLine="0"/>
              <w:jc w:val="right"/>
              <w:rPr>
                <w:szCs w:val="24"/>
              </w:rPr>
            </w:pPr>
            <w:r>
              <w:rPr>
                <w:szCs w:val="24"/>
              </w:rPr>
              <w:t>C.I. 14.666.744.</w:t>
            </w:r>
          </w:p>
        </w:tc>
      </w:tr>
    </w:tbl>
    <w:p w14:paraId="5D335725" w14:textId="77777777" w:rsidR="00875192" w:rsidRDefault="00875192">
      <w:pPr>
        <w:pStyle w:val="Numeropagina"/>
      </w:pPr>
    </w:p>
    <w:p w14:paraId="15A2FFD5" w14:textId="77777777" w:rsidR="00875192" w:rsidRDefault="00875192">
      <w:pPr>
        <w:pStyle w:val="Numeropagina"/>
      </w:pPr>
    </w:p>
    <w:p w14:paraId="293D5C9B" w14:textId="77777777" w:rsidR="00DA652E" w:rsidRDefault="00DA652E">
      <w:pPr>
        <w:pStyle w:val="Numeropagina"/>
      </w:pPr>
    </w:p>
    <w:p w14:paraId="32167210" w14:textId="5862EC5A" w:rsidR="00DA652E" w:rsidRDefault="009F58C7">
      <w:pPr>
        <w:pStyle w:val="Numeropagina"/>
        <w:spacing w:before="0" w:after="0"/>
      </w:pPr>
      <w:r>
        <w:t xml:space="preserve">Caracas, </w:t>
      </w:r>
      <w:r w:rsidR="00DE2487">
        <w:t>enero 2017.</w:t>
      </w:r>
    </w:p>
    <w:p w14:paraId="22229BCB" w14:textId="4F179852" w:rsidR="00DA652E" w:rsidRDefault="009F58C7">
      <w:pPr>
        <w:pStyle w:val="TituloCapitulo"/>
        <w:pageBreakBefore/>
        <w:outlineLvl w:val="9"/>
      </w:pPr>
      <w:bookmarkStart w:id="33" w:name="_Toc444010490"/>
      <w:bookmarkStart w:id="34" w:name="_Toc441418558"/>
      <w:r>
        <w:lastRenderedPageBreak/>
        <w:t>ÍNDICE GENERAL</w:t>
      </w:r>
      <w:bookmarkEnd w:id="33"/>
      <w:bookmarkEnd w:id="34"/>
    </w:p>
    <w:p w14:paraId="24BF7544" w14:textId="77777777" w:rsidR="00DA652E" w:rsidRDefault="009F58C7">
      <w:pPr>
        <w:pStyle w:val="TOC2"/>
        <w:tabs>
          <w:tab w:val="right" w:leader="dot" w:pos="1760"/>
        </w:tabs>
      </w:pPr>
      <w:r>
        <w:rPr>
          <w:rFonts w:eastAsia="Times New Roman"/>
          <w:b/>
          <w:sz w:val="28"/>
          <w:szCs w:val="26"/>
        </w:rPr>
        <w:fldChar w:fldCharType="begin"/>
      </w:r>
      <w:r>
        <w:instrText xml:space="preserve"> TOC \o "1-3" \h </w:instrText>
      </w:r>
      <w:r>
        <w:rPr>
          <w:rFonts w:eastAsia="Times New Roman"/>
          <w:b/>
          <w:sz w:val="28"/>
          <w:szCs w:val="26"/>
        </w:rPr>
        <w:fldChar w:fldCharType="separate"/>
      </w:r>
      <w:hyperlink w:anchor="_Toc444010491" w:history="1">
        <w:r>
          <w:rPr>
            <w:rStyle w:val="Hyperlink"/>
            <w:color w:val="auto"/>
            <w:u w:val="none"/>
          </w:rPr>
          <w:t>INTRODUCCIÓN</w:t>
        </w:r>
        <w:r>
          <w:tab/>
        </w:r>
      </w:hyperlink>
      <w:r>
        <w:rPr>
          <w:rStyle w:val="Hyperlink"/>
          <w:color w:val="auto"/>
          <w:u w:val="none"/>
        </w:rPr>
        <w:t>1</w:t>
      </w:r>
    </w:p>
    <w:p w14:paraId="60028638" w14:textId="77777777" w:rsidR="00DA652E" w:rsidRDefault="00104A1E">
      <w:pPr>
        <w:pStyle w:val="TOC1"/>
        <w:tabs>
          <w:tab w:val="right" w:leader="dot" w:pos="1540"/>
        </w:tabs>
      </w:pPr>
      <w:hyperlink w:anchor="_Toc444010494" w:history="1">
        <w:r w:rsidR="009F58C7">
          <w:rPr>
            <w:rStyle w:val="Hyperlink"/>
            <w:color w:val="auto"/>
            <w:u w:val="none"/>
          </w:rPr>
          <w:t>ASPECTOS GENERALES DE LA ORGANIZACIÓN</w:t>
        </w:r>
        <w:r w:rsidR="009F58C7">
          <w:tab/>
        </w:r>
      </w:hyperlink>
      <w:r w:rsidR="00ED1F97">
        <w:rPr>
          <w:rStyle w:val="Hyperlink"/>
          <w:color w:val="auto"/>
          <w:u w:val="none"/>
        </w:rPr>
        <w:t>1</w:t>
      </w:r>
    </w:p>
    <w:p w14:paraId="5BE40E59" w14:textId="428D4CBE" w:rsidR="00DA652E" w:rsidRDefault="00104A1E">
      <w:pPr>
        <w:pStyle w:val="TOC1"/>
        <w:tabs>
          <w:tab w:val="right" w:leader="dot" w:pos="1540"/>
        </w:tabs>
      </w:pPr>
      <w:hyperlink w:anchor="_Toc444010493" w:history="1">
        <w:r w:rsidR="009F58C7">
          <w:t>PLANTEAMIENTO DEL PROBLEMA</w:t>
        </w:r>
        <w:r w:rsidR="009F58C7">
          <w:tab/>
        </w:r>
      </w:hyperlink>
      <w:r w:rsidR="00456156">
        <w:t>1</w:t>
      </w:r>
    </w:p>
    <w:p w14:paraId="57075DC6" w14:textId="61B9E256" w:rsidR="00DA652E" w:rsidRDefault="009F58C7">
      <w:pPr>
        <w:pStyle w:val="TOC1"/>
        <w:tabs>
          <w:tab w:val="right" w:leader="dot" w:pos="1540"/>
        </w:tabs>
      </w:pPr>
      <w:r>
        <w:t xml:space="preserve">OBJETIVOS </w:t>
      </w:r>
      <w:hyperlink w:anchor="_Toc444010495" w:history="1">
        <w:r>
          <w:tab/>
        </w:r>
      </w:hyperlink>
      <w:r w:rsidR="00456156">
        <w:t>2</w:t>
      </w:r>
    </w:p>
    <w:p w14:paraId="70D16CFA" w14:textId="5A275398" w:rsidR="00DA652E" w:rsidRDefault="00104A1E">
      <w:pPr>
        <w:pStyle w:val="TOC1"/>
        <w:tabs>
          <w:tab w:val="right" w:leader="dot" w:pos="1540"/>
        </w:tabs>
      </w:pPr>
      <w:hyperlink w:anchor="_Toc444010498" w:history="1">
        <w:r w:rsidR="009F58C7">
          <w:rPr>
            <w:rStyle w:val="Hyperlink"/>
            <w:color w:val="auto"/>
            <w:u w:val="none"/>
          </w:rPr>
          <w:t>JUSTIFICACIÓN</w:t>
        </w:r>
        <w:r w:rsidR="009F58C7">
          <w:tab/>
        </w:r>
      </w:hyperlink>
      <w:r w:rsidR="00456156">
        <w:t>8</w:t>
      </w:r>
    </w:p>
    <w:p w14:paraId="2D4EAA55" w14:textId="7F69B4FB" w:rsidR="00DA652E" w:rsidRDefault="009F58C7">
      <w:pPr>
        <w:pStyle w:val="TOC1"/>
        <w:tabs>
          <w:tab w:val="right" w:leader="dot" w:pos="1540"/>
        </w:tabs>
      </w:pPr>
      <w:r>
        <w:t xml:space="preserve">ANÁLISIS DE FACTIBILIDAD </w:t>
      </w:r>
      <w:hyperlink w:anchor="_Toc444010499" w:history="1">
        <w:r>
          <w:tab/>
        </w:r>
      </w:hyperlink>
      <w:r w:rsidR="00456156">
        <w:t>8</w:t>
      </w:r>
    </w:p>
    <w:p w14:paraId="3DE94DEE" w14:textId="65C84DD2" w:rsidR="00DA652E" w:rsidRDefault="00104A1E">
      <w:pPr>
        <w:pStyle w:val="TOC2"/>
        <w:tabs>
          <w:tab w:val="right" w:leader="dot" w:pos="1760"/>
        </w:tabs>
      </w:pPr>
      <w:hyperlink w:anchor="_Toc444010501" w:history="1">
        <w:r w:rsidR="009F58C7">
          <w:t>METODOLOGÍA</w:t>
        </w:r>
        <w:r w:rsidR="009F58C7">
          <w:rPr>
            <w:rStyle w:val="Hyperlink"/>
            <w:color w:val="auto"/>
            <w:u w:val="none"/>
          </w:rPr>
          <w:tab/>
        </w:r>
      </w:hyperlink>
      <w:r w:rsidR="00EA3480">
        <w:rPr>
          <w:rStyle w:val="Hyperlink"/>
          <w:color w:val="auto"/>
          <w:u w:val="none"/>
        </w:rPr>
        <w:t>9</w:t>
      </w:r>
    </w:p>
    <w:p w14:paraId="3A5F6F24" w14:textId="30823B5E" w:rsidR="00DA652E" w:rsidRDefault="009F58C7">
      <w:pPr>
        <w:pStyle w:val="TOC2"/>
        <w:tabs>
          <w:tab w:val="right" w:leader="dot" w:pos="1760"/>
        </w:tabs>
      </w:pPr>
      <w:r>
        <w:t xml:space="preserve">HERRAMIENTAS Y EQUIPOS A UTILIZAR </w:t>
      </w:r>
      <w:hyperlink w:anchor="_Toc444010501" w:history="1">
        <w:r>
          <w:rPr>
            <w:rStyle w:val="Hyperlink"/>
            <w:color w:val="auto"/>
            <w:u w:val="none"/>
          </w:rPr>
          <w:tab/>
        </w:r>
      </w:hyperlink>
      <w:r w:rsidR="00456156">
        <w:rPr>
          <w:rStyle w:val="Hyperlink"/>
          <w:color w:val="auto"/>
          <w:u w:val="none"/>
        </w:rPr>
        <w:t>10</w:t>
      </w:r>
    </w:p>
    <w:p w14:paraId="7A377D15" w14:textId="34E2FA78" w:rsidR="00DA652E" w:rsidRDefault="009F58C7">
      <w:pPr>
        <w:pStyle w:val="TOC2"/>
        <w:tabs>
          <w:tab w:val="right" w:leader="dot" w:pos="1760"/>
        </w:tabs>
      </w:pPr>
      <w:r>
        <w:t>BIBLIOGRAFÍA</w:t>
      </w:r>
      <w:hyperlink w:anchor="_Toc444010501" w:history="1">
        <w:r>
          <w:rPr>
            <w:rStyle w:val="Hyperlink"/>
            <w:color w:val="auto"/>
            <w:u w:val="none"/>
          </w:rPr>
          <w:tab/>
        </w:r>
      </w:hyperlink>
      <w:r w:rsidR="00456156">
        <w:rPr>
          <w:rStyle w:val="Hyperlink"/>
          <w:color w:val="auto"/>
          <w:u w:val="none"/>
        </w:rPr>
        <w:t>11</w:t>
      </w:r>
    </w:p>
    <w:p w14:paraId="3DC699FF" w14:textId="282CF9B2" w:rsidR="00DA652E" w:rsidRDefault="009F58C7" w:rsidP="00872F40">
      <w:pPr>
        <w:pStyle w:val="TOC2"/>
        <w:tabs>
          <w:tab w:val="right" w:leader="dot" w:pos="1760"/>
        </w:tabs>
      </w:pPr>
      <w:r>
        <w:t>CRONOGRAMA DE ACTIVIDADES</w:t>
      </w:r>
      <w:r>
        <w:rPr>
          <w:color w:val="0563C1"/>
          <w:u w:val="single"/>
        </w:rPr>
        <w:fldChar w:fldCharType="end"/>
      </w:r>
      <w:r w:rsidR="00872F40" w:rsidRPr="00872F40">
        <w:t>................</w:t>
      </w:r>
      <w:r w:rsidR="00872F40" w:rsidRPr="00872F40">
        <w:rPr>
          <w:rStyle w:val="Hyperlink"/>
          <w:color w:val="auto"/>
          <w:u w:val="none"/>
        </w:rPr>
        <w:t>..................................</w:t>
      </w:r>
      <w:r w:rsidR="00456156">
        <w:rPr>
          <w:rStyle w:val="Hyperlink"/>
          <w:color w:val="auto"/>
          <w:u w:val="none"/>
        </w:rPr>
        <w:t>12</w:t>
      </w:r>
    </w:p>
    <w:p w14:paraId="070E9FC9" w14:textId="77777777" w:rsidR="00F14BF3" w:rsidRDefault="00F14BF3">
      <w:pPr>
        <w:sectPr w:rsidR="00F14BF3">
          <w:footerReference w:type="default" r:id="rId8"/>
          <w:footerReference w:type="first" r:id="rId9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571494D2" w14:textId="77777777" w:rsidR="00DA652E" w:rsidRDefault="00DA652E">
      <w:pPr>
        <w:spacing w:after="160" w:line="256" w:lineRule="auto"/>
        <w:ind w:firstLine="0"/>
        <w:jc w:val="left"/>
        <w:rPr>
          <w:rFonts w:eastAsia="Times New Roman"/>
          <w:b/>
          <w:sz w:val="28"/>
          <w:szCs w:val="26"/>
        </w:rPr>
      </w:pPr>
    </w:p>
    <w:p w14:paraId="4B9E1BF9" w14:textId="77777777" w:rsidR="0020594C" w:rsidRDefault="0020594C"/>
    <w:p w14:paraId="0BA3F794" w14:textId="77777777" w:rsidR="0020594C" w:rsidRPr="0020594C" w:rsidRDefault="0020594C" w:rsidP="0020594C"/>
    <w:p w14:paraId="2C5D8D42" w14:textId="77777777" w:rsidR="0020594C" w:rsidRPr="0020594C" w:rsidRDefault="0020594C" w:rsidP="0020594C"/>
    <w:p w14:paraId="1C00E210" w14:textId="77777777" w:rsidR="0020594C" w:rsidRPr="0020594C" w:rsidRDefault="0020594C" w:rsidP="0020594C"/>
    <w:p w14:paraId="68ED456B" w14:textId="77777777" w:rsidR="0020594C" w:rsidRPr="0020594C" w:rsidRDefault="0020594C" w:rsidP="0020594C"/>
    <w:p w14:paraId="718D1041" w14:textId="77777777" w:rsidR="0020594C" w:rsidRPr="0020594C" w:rsidRDefault="0020594C" w:rsidP="0020594C"/>
    <w:p w14:paraId="4BB58D84" w14:textId="77777777" w:rsidR="0020594C" w:rsidRDefault="0020594C" w:rsidP="0020594C"/>
    <w:p w14:paraId="0F02DD31" w14:textId="77777777" w:rsidR="0020594C" w:rsidRDefault="0020594C" w:rsidP="0020594C"/>
    <w:p w14:paraId="7BEC6B47" w14:textId="77777777" w:rsidR="00F14BF3" w:rsidRPr="0020594C" w:rsidRDefault="0020594C" w:rsidP="004E39BD">
      <w:pPr>
        <w:sectPr w:rsidR="00F14BF3" w:rsidRPr="0020594C"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  <w:r>
        <w:tab/>
      </w:r>
    </w:p>
    <w:p w14:paraId="37DC71C3" w14:textId="484EEBAB" w:rsidR="00E76884" w:rsidRDefault="00297CAA" w:rsidP="00297CAA">
      <w:pPr>
        <w:pStyle w:val="TituloCapitulo"/>
        <w:pageBreakBefore/>
        <w:tabs>
          <w:tab w:val="left" w:pos="975"/>
          <w:tab w:val="center" w:pos="4252"/>
        </w:tabs>
        <w:jc w:val="left"/>
        <w:outlineLvl w:val="9"/>
      </w:pPr>
      <w:bookmarkStart w:id="35" w:name="_Toc444010491"/>
      <w:r>
        <w:tab/>
      </w:r>
      <w:r>
        <w:tab/>
      </w:r>
      <w:r w:rsidR="009F58C7">
        <w:t>INTRODUCCIÓN</w:t>
      </w:r>
      <w:bookmarkEnd w:id="35"/>
    </w:p>
    <w:p w14:paraId="07AD2AC1" w14:textId="33E0FF58" w:rsidR="007C6669" w:rsidRDefault="001B7261" w:rsidP="005609D4">
      <w:pPr>
        <w:tabs>
          <w:tab w:val="right" w:pos="8504"/>
        </w:tabs>
      </w:pPr>
      <w:bookmarkStart w:id="36" w:name="_Toc444010493"/>
      <w:r>
        <w:t>La propuesta para el desarrollo de</w:t>
      </w:r>
      <w:r w:rsidR="000C4BA2">
        <w:t>l presente t</w:t>
      </w:r>
      <w:r>
        <w:t xml:space="preserve">rabajo surge dentro </w:t>
      </w:r>
      <w:r w:rsidR="000C4BA2">
        <w:t xml:space="preserve">de la Fundación Centro Nacional </w:t>
      </w:r>
      <w:r w:rsidR="008E0BBA">
        <w:t xml:space="preserve">de Desarrollo </w:t>
      </w:r>
      <w:r>
        <w:t>e Inve</w:t>
      </w:r>
      <w:r w:rsidR="00E23845">
        <w:t xml:space="preserve">stigación en Telecomunicaciones </w:t>
      </w:r>
      <w:r>
        <w:t>(CENDIT).</w:t>
      </w:r>
      <w:r w:rsidR="007C6669">
        <w:t xml:space="preserve"> Dentro de las </w:t>
      </w:r>
      <w:r w:rsidR="001D5BB4">
        <w:t>múltiples</w:t>
      </w:r>
      <w:r w:rsidR="00703175">
        <w:t xml:space="preserve"> tareas que ejecuta la F</w:t>
      </w:r>
      <w:r w:rsidR="007C6669">
        <w:t>undación</w:t>
      </w:r>
      <w:ins w:id="37" w:author="Microsoft account" w:date="2017-01-19T10:06:00Z">
        <w:r w:rsidR="00356D70">
          <w:t xml:space="preserve"> </w:t>
        </w:r>
      </w:ins>
      <w:del w:id="38" w:author="Microsoft account" w:date="2017-01-19T10:06:00Z">
        <w:r w:rsidR="001D5BB4" w:rsidDel="00356D70">
          <w:delText xml:space="preserve"> </w:delText>
        </w:r>
      </w:del>
      <w:r w:rsidR="001D5BB4">
        <w:t>CENDIT</w:t>
      </w:r>
      <w:r w:rsidR="007C6669">
        <w:t>, vinculadas con</w:t>
      </w:r>
      <w:r w:rsidR="001D5BB4">
        <w:t xml:space="preserve"> la investigación y desarrollo </w:t>
      </w:r>
      <w:r w:rsidR="007C6669">
        <w:t>en materia de</w:t>
      </w:r>
      <w:r w:rsidR="00B23460">
        <w:t xml:space="preserve"> telecomunicaciones, </w:t>
      </w:r>
      <w:r w:rsidR="006346A5">
        <w:t>se encarga</w:t>
      </w:r>
      <w:r w:rsidR="007C6669">
        <w:t xml:space="preserve"> además de la certificación de</w:t>
      </w:r>
      <w:r w:rsidR="006346A5">
        <w:t xml:space="preserve"> los</w:t>
      </w:r>
      <w:r w:rsidR="007C6669">
        <w:t xml:space="preserve"> equipos de radio frecuencia que ingresan al país.</w:t>
      </w:r>
    </w:p>
    <w:p w14:paraId="419F420F" w14:textId="59B097D4" w:rsidR="00D023F7" w:rsidRDefault="00B23460" w:rsidP="005609D4">
      <w:pPr>
        <w:tabs>
          <w:tab w:val="right" w:pos="8504"/>
        </w:tabs>
      </w:pPr>
      <w:r>
        <w:t>En</w:t>
      </w:r>
      <w:r w:rsidR="006346A5">
        <w:t xml:space="preserve"> los procesos de certificación</w:t>
      </w:r>
      <w:r w:rsidR="00703175">
        <w:t xml:space="preserve"> </w:t>
      </w:r>
      <w:r w:rsidR="006346A5">
        <w:t xml:space="preserve">es de vital importancia la medición de </w:t>
      </w:r>
      <w:r w:rsidR="00F346FC">
        <w:t xml:space="preserve">la </w:t>
      </w:r>
      <w:r w:rsidR="006346A5">
        <w:t xml:space="preserve">figura de ruido con elevada exactitud. </w:t>
      </w:r>
      <w:r w:rsidR="000A64AA">
        <w:t>Para ello, el</w:t>
      </w:r>
      <w:r w:rsidR="00665E2E">
        <w:t xml:space="preserve"> CENDIT requiere</w:t>
      </w:r>
      <w:r w:rsidR="00D023F7">
        <w:t xml:space="preserve"> poner en marcha un sistema</w:t>
      </w:r>
      <w:r w:rsidR="00665E2E">
        <w:t xml:space="preserve"> </w:t>
      </w:r>
      <w:r w:rsidR="00D023F7">
        <w:t>para medición</w:t>
      </w:r>
      <w:r w:rsidR="00F346FC">
        <w:t xml:space="preserve"> </w:t>
      </w:r>
      <w:r w:rsidR="00D023F7">
        <w:t xml:space="preserve">de </w:t>
      </w:r>
      <w:r w:rsidR="00F346FC">
        <w:t xml:space="preserve">la </w:t>
      </w:r>
      <w:r w:rsidR="00D023F7">
        <w:t>figura de ruido</w:t>
      </w:r>
      <w:ins w:id="39" w:author="Microsoft account" w:date="2017-01-19T10:06:00Z">
        <w:r w:rsidR="00356D70">
          <w:t>,</w:t>
        </w:r>
      </w:ins>
      <w:r w:rsidR="000C4BA2">
        <w:t xml:space="preserve"> </w:t>
      </w:r>
      <w:r w:rsidR="00203CC4">
        <w:t>basado en equipos Agilent-KeyS</w:t>
      </w:r>
      <w:r w:rsidR="00D023F7">
        <w:t>ight Tec</w:t>
      </w:r>
      <w:r w:rsidR="007C6669">
        <w:t>hnologies</w:t>
      </w:r>
      <w:r w:rsidR="00665E2E">
        <w:t>, que en la actualidad se encuentra incompleto</w:t>
      </w:r>
      <w:r w:rsidR="007C6669">
        <w:t>.</w:t>
      </w:r>
      <w:r w:rsidR="006346A5">
        <w:t xml:space="preserve"> </w:t>
      </w:r>
      <w:r w:rsidR="007C6669">
        <w:t xml:space="preserve">Requiere este sistema de un solo dispositivo, </w:t>
      </w:r>
      <w:r w:rsidR="000A64AA">
        <w:t xml:space="preserve">conocido como unidad de control para atenuadores e interruptores, un equipo de la serie 11713  producido por la corporación KeySight Technologies. </w:t>
      </w:r>
    </w:p>
    <w:p w14:paraId="0EDA8672" w14:textId="0743B3AA" w:rsidR="006346A5" w:rsidRDefault="006346A5" w:rsidP="006346A5">
      <w:pPr>
        <w:tabs>
          <w:tab w:val="left" w:pos="5745"/>
        </w:tabs>
        <w:rPr>
          <w:szCs w:val="24"/>
        </w:rPr>
      </w:pPr>
      <w:r>
        <w:rPr>
          <w:szCs w:val="24"/>
        </w:rPr>
        <w:t xml:space="preserve">El CENDIT </w:t>
      </w:r>
      <w:r w:rsidR="000A64AA">
        <w:rPr>
          <w:szCs w:val="24"/>
        </w:rPr>
        <w:t xml:space="preserve"> </w:t>
      </w:r>
      <w:r>
        <w:rPr>
          <w:szCs w:val="24"/>
        </w:rPr>
        <w:t xml:space="preserve">ha afrontado </w:t>
      </w:r>
      <w:r w:rsidR="000A64AA">
        <w:rPr>
          <w:szCs w:val="24"/>
        </w:rPr>
        <w:t>diversas</w:t>
      </w:r>
      <w:r>
        <w:rPr>
          <w:szCs w:val="24"/>
        </w:rPr>
        <w:t xml:space="preserve"> dificultades para la adquisición de este equipo en el mercado internacional. </w:t>
      </w:r>
      <w:r w:rsidR="009E6C3D">
        <w:rPr>
          <w:szCs w:val="24"/>
        </w:rPr>
        <w:t xml:space="preserve">Debido a que los equipos de la serie </w:t>
      </w:r>
      <w:r w:rsidR="00894522">
        <w:rPr>
          <w:szCs w:val="24"/>
        </w:rPr>
        <w:t xml:space="preserve">11713 </w:t>
      </w:r>
      <w:r w:rsidR="009E6C3D">
        <w:rPr>
          <w:szCs w:val="24"/>
        </w:rPr>
        <w:t>de KeySight actúan</w:t>
      </w:r>
      <w:r w:rsidR="00D5043E">
        <w:rPr>
          <w:szCs w:val="24"/>
        </w:rPr>
        <w:t xml:space="preserve"> como </w:t>
      </w:r>
      <w:r w:rsidR="000A64AA">
        <w:rPr>
          <w:szCs w:val="24"/>
        </w:rPr>
        <w:t>controlador</w:t>
      </w:r>
      <w:r w:rsidR="009E6C3D">
        <w:rPr>
          <w:szCs w:val="24"/>
        </w:rPr>
        <w:t>es</w:t>
      </w:r>
      <w:r w:rsidR="00A527AB">
        <w:rPr>
          <w:szCs w:val="24"/>
        </w:rPr>
        <w:t xml:space="preserve"> de otros dispositivos que conforman el</w:t>
      </w:r>
      <w:r w:rsidR="00D5043E">
        <w:rPr>
          <w:szCs w:val="24"/>
        </w:rPr>
        <w:t xml:space="preserve"> sistema </w:t>
      </w:r>
      <w:r w:rsidR="00956C0D">
        <w:rPr>
          <w:szCs w:val="24"/>
        </w:rPr>
        <w:t>de medición de figura de ruido</w:t>
      </w:r>
      <w:r w:rsidR="00A527AB">
        <w:rPr>
          <w:szCs w:val="24"/>
        </w:rPr>
        <w:t>, no</w:t>
      </w:r>
      <w:r w:rsidR="00D5043E">
        <w:rPr>
          <w:szCs w:val="24"/>
        </w:rPr>
        <w:t xml:space="preserve"> manej</w:t>
      </w:r>
      <w:r w:rsidR="000A64AA">
        <w:rPr>
          <w:szCs w:val="24"/>
        </w:rPr>
        <w:t>a</w:t>
      </w:r>
      <w:r w:rsidR="00A527AB">
        <w:rPr>
          <w:szCs w:val="24"/>
        </w:rPr>
        <w:t xml:space="preserve">n </w:t>
      </w:r>
      <w:r w:rsidR="000A64AA">
        <w:rPr>
          <w:szCs w:val="24"/>
        </w:rPr>
        <w:t>señales de radio frecuencia en</w:t>
      </w:r>
      <w:r w:rsidR="00D5043E">
        <w:rPr>
          <w:szCs w:val="24"/>
        </w:rPr>
        <w:t xml:space="preserve"> forma directa</w:t>
      </w:r>
      <w:r w:rsidR="00956C0D">
        <w:rPr>
          <w:szCs w:val="24"/>
        </w:rPr>
        <w:t xml:space="preserve"> </w:t>
      </w:r>
      <w:r w:rsidR="00F5075E">
        <w:rPr>
          <w:szCs w:val="24"/>
        </w:rPr>
        <w:t>y</w:t>
      </w:r>
      <w:r w:rsidR="000A64AA">
        <w:rPr>
          <w:szCs w:val="24"/>
        </w:rPr>
        <w:t xml:space="preserve"> su presencia en este sistema</w:t>
      </w:r>
      <w:r w:rsidR="00956C0D">
        <w:rPr>
          <w:szCs w:val="24"/>
        </w:rPr>
        <w:t xml:space="preserve"> no incide en la exactitud de las mediciones</w:t>
      </w:r>
      <w:r w:rsidR="00D5043E">
        <w:rPr>
          <w:szCs w:val="24"/>
        </w:rPr>
        <w:t xml:space="preserve">, el CENDIT se ha propuesto construir una réplica funcional de </w:t>
      </w:r>
      <w:r w:rsidR="00A527AB">
        <w:rPr>
          <w:szCs w:val="24"/>
        </w:rPr>
        <w:t>este dispositivo</w:t>
      </w:r>
      <w:r w:rsidR="00D5043E">
        <w:rPr>
          <w:szCs w:val="24"/>
        </w:rPr>
        <w:t xml:space="preserve"> dentro de sus instalaciones.</w:t>
      </w:r>
    </w:p>
    <w:p w14:paraId="22AE671C" w14:textId="188D1D61" w:rsidR="000E0FA9" w:rsidRDefault="00A527AB" w:rsidP="00CA1C74">
      <w:r>
        <w:rPr>
          <w:szCs w:val="24"/>
        </w:rPr>
        <w:t>El</w:t>
      </w:r>
      <w:r w:rsidR="000C4BA2">
        <w:rPr>
          <w:szCs w:val="24"/>
        </w:rPr>
        <w:t xml:space="preserve"> </w:t>
      </w:r>
      <w:del w:id="40" w:author="Microsoft account" w:date="2017-01-15T13:28:00Z">
        <w:r w:rsidR="000C4BA2" w:rsidDel="008951C1">
          <w:rPr>
            <w:szCs w:val="24"/>
          </w:rPr>
          <w:delText>diseño e</w:delText>
        </w:r>
      </w:del>
      <w:ins w:id="41" w:author="Microsoft account" w:date="2017-01-15T13:28:00Z">
        <w:r w:rsidR="008951C1">
          <w:rPr>
            <w:szCs w:val="24"/>
          </w:rPr>
          <w:t>diseño</w:t>
        </w:r>
      </w:ins>
      <w:r w:rsidR="000C4BA2">
        <w:rPr>
          <w:szCs w:val="24"/>
        </w:rPr>
        <w:t xml:space="preserve"> </w:t>
      </w:r>
      <w:ins w:id="42" w:author="Microsoft account" w:date="2017-01-15T13:28:00Z">
        <w:r w:rsidR="008951C1">
          <w:rPr>
            <w:szCs w:val="24"/>
          </w:rPr>
          <w:t xml:space="preserve">e </w:t>
        </w:r>
      </w:ins>
      <w:r w:rsidR="000C4BA2">
        <w:rPr>
          <w:szCs w:val="24"/>
        </w:rPr>
        <w:t>implementación de un equipo electrónico</w:t>
      </w:r>
      <w:ins w:id="43" w:author="Microsoft account" w:date="2017-01-19T10:08:00Z">
        <w:r w:rsidR="00356D70">
          <w:rPr>
            <w:szCs w:val="24"/>
          </w:rPr>
          <w:t>,</w:t>
        </w:r>
      </w:ins>
      <w:r w:rsidR="000C4BA2">
        <w:rPr>
          <w:szCs w:val="24"/>
        </w:rPr>
        <w:t xml:space="preserve"> </w:t>
      </w:r>
      <w:r>
        <w:rPr>
          <w:szCs w:val="24"/>
        </w:rPr>
        <w:t>funcionalmente equivalente a un equipo de la serie</w:t>
      </w:r>
      <w:r w:rsidR="00CA1C74">
        <w:rPr>
          <w:szCs w:val="24"/>
        </w:rPr>
        <w:t xml:space="preserve"> 11713 </w:t>
      </w:r>
      <w:r>
        <w:rPr>
          <w:szCs w:val="24"/>
        </w:rPr>
        <w:t>de KeySight</w:t>
      </w:r>
      <w:ins w:id="44" w:author="Microsoft account" w:date="2017-01-19T10:08:00Z">
        <w:r w:rsidR="00356D70">
          <w:rPr>
            <w:szCs w:val="24"/>
          </w:rPr>
          <w:t>,</w:t>
        </w:r>
      </w:ins>
      <w:r>
        <w:rPr>
          <w:szCs w:val="24"/>
        </w:rPr>
        <w:t xml:space="preserve"> lo propone </w:t>
      </w:r>
      <w:r w:rsidR="00CA1C74">
        <w:rPr>
          <w:szCs w:val="24"/>
        </w:rPr>
        <w:t xml:space="preserve">el CENDIT como tema </w:t>
      </w:r>
      <w:r w:rsidR="006346A5" w:rsidRPr="00B74C87">
        <w:rPr>
          <w:szCs w:val="24"/>
        </w:rPr>
        <w:t xml:space="preserve">para </w:t>
      </w:r>
      <w:del w:id="45" w:author="Microsoft account" w:date="2017-01-19T03:37:00Z">
        <w:r w:rsidR="006346A5" w:rsidDel="00AE13AA">
          <w:rPr>
            <w:szCs w:val="24"/>
          </w:rPr>
          <w:delText>T</w:delText>
        </w:r>
      </w:del>
      <w:ins w:id="46" w:author="Microsoft account" w:date="2017-01-19T03:37:00Z">
        <w:r w:rsidR="00AE13AA">
          <w:rPr>
            <w:szCs w:val="24"/>
          </w:rPr>
          <w:t>t</w:t>
        </w:r>
      </w:ins>
      <w:r w:rsidR="006346A5">
        <w:rPr>
          <w:szCs w:val="24"/>
        </w:rPr>
        <w:t xml:space="preserve">rabajo </w:t>
      </w:r>
      <w:ins w:id="47" w:author="Microsoft account" w:date="2017-01-19T03:37:00Z">
        <w:r w:rsidR="00AE13AA">
          <w:rPr>
            <w:szCs w:val="24"/>
          </w:rPr>
          <w:t>e</w:t>
        </w:r>
      </w:ins>
      <w:del w:id="48" w:author="Microsoft account" w:date="2017-01-19T03:37:00Z">
        <w:r w:rsidR="006346A5" w:rsidDel="00AE13AA">
          <w:rPr>
            <w:szCs w:val="24"/>
          </w:rPr>
          <w:delText>E</w:delText>
        </w:r>
      </w:del>
      <w:r w:rsidR="006346A5" w:rsidRPr="00B74C87">
        <w:rPr>
          <w:szCs w:val="24"/>
        </w:rPr>
        <w:t xml:space="preserve">special de </w:t>
      </w:r>
      <w:ins w:id="49" w:author="Microsoft account" w:date="2017-01-19T03:37:00Z">
        <w:r w:rsidR="00AE13AA">
          <w:rPr>
            <w:szCs w:val="24"/>
          </w:rPr>
          <w:t>g</w:t>
        </w:r>
      </w:ins>
      <w:del w:id="50" w:author="Microsoft account" w:date="2017-01-19T03:37:00Z">
        <w:r w:rsidR="006346A5" w:rsidDel="00AE13AA">
          <w:rPr>
            <w:szCs w:val="24"/>
          </w:rPr>
          <w:delText>G</w:delText>
        </w:r>
      </w:del>
      <w:r w:rsidR="006346A5">
        <w:rPr>
          <w:szCs w:val="24"/>
        </w:rPr>
        <w:t>rado</w:t>
      </w:r>
      <w:r w:rsidR="00D37436">
        <w:rPr>
          <w:szCs w:val="24"/>
        </w:rPr>
        <w:t xml:space="preserve"> (TEG)</w:t>
      </w:r>
      <w:r w:rsidR="00CA1C74">
        <w:rPr>
          <w:szCs w:val="24"/>
        </w:rPr>
        <w:t xml:space="preserve">. </w:t>
      </w:r>
      <w:r w:rsidR="000C4BA2">
        <w:rPr>
          <w:szCs w:val="24"/>
        </w:rPr>
        <w:t>La presente obra constituye el</w:t>
      </w:r>
      <w:r w:rsidR="00D37436">
        <w:rPr>
          <w:szCs w:val="24"/>
        </w:rPr>
        <w:t xml:space="preserve"> anteproyecto </w:t>
      </w:r>
      <w:r w:rsidR="000C4BA2">
        <w:rPr>
          <w:szCs w:val="24"/>
        </w:rPr>
        <w:t>para TEG y en ést</w:t>
      </w:r>
      <w:del w:id="51" w:author="Microsoft account" w:date="2017-01-19T10:09:00Z">
        <w:r w:rsidR="000C4BA2" w:rsidDel="00356D70">
          <w:rPr>
            <w:szCs w:val="24"/>
          </w:rPr>
          <w:delText>e</w:delText>
        </w:r>
      </w:del>
      <w:ins w:id="52" w:author="Microsoft account" w:date="2017-01-19T10:09:00Z">
        <w:r w:rsidR="00356D70">
          <w:rPr>
            <w:szCs w:val="24"/>
          </w:rPr>
          <w:t>a</w:t>
        </w:r>
      </w:ins>
      <w:r w:rsidR="000C4BA2">
        <w:rPr>
          <w:szCs w:val="24"/>
        </w:rPr>
        <w:t xml:space="preserve"> </w:t>
      </w:r>
      <w:r w:rsidR="00D37436">
        <w:rPr>
          <w:szCs w:val="24"/>
        </w:rPr>
        <w:t>se exponen</w:t>
      </w:r>
      <w:r w:rsidR="00872A5E">
        <w:rPr>
          <w:szCs w:val="24"/>
        </w:rPr>
        <w:t>, entre otros puntos,</w:t>
      </w:r>
      <w:r w:rsidR="00D37436">
        <w:rPr>
          <w:szCs w:val="24"/>
        </w:rPr>
        <w:t xml:space="preserve"> los objetivos, </w:t>
      </w:r>
      <w:r w:rsidR="00872A5E">
        <w:rPr>
          <w:szCs w:val="24"/>
        </w:rPr>
        <w:t>planteamie</w:t>
      </w:r>
      <w:r w:rsidR="000C4BA2">
        <w:rPr>
          <w:szCs w:val="24"/>
        </w:rPr>
        <w:t xml:space="preserve">nto del problema, </w:t>
      </w:r>
      <w:r w:rsidR="00872A5E">
        <w:rPr>
          <w:szCs w:val="24"/>
        </w:rPr>
        <w:t xml:space="preserve"> </w:t>
      </w:r>
      <w:r w:rsidR="00D37436">
        <w:rPr>
          <w:szCs w:val="24"/>
        </w:rPr>
        <w:t xml:space="preserve">metodología </w:t>
      </w:r>
      <w:r w:rsidR="00872A5E">
        <w:rPr>
          <w:szCs w:val="24"/>
        </w:rPr>
        <w:t>y cronograma</w:t>
      </w:r>
      <w:r w:rsidR="000C4BA2">
        <w:rPr>
          <w:szCs w:val="24"/>
        </w:rPr>
        <w:t xml:space="preserve"> de actividades</w:t>
      </w:r>
      <w:r w:rsidR="00872A5E">
        <w:rPr>
          <w:szCs w:val="24"/>
        </w:rPr>
        <w:t xml:space="preserve"> sobre los cuales se basa el desarrollo </w:t>
      </w:r>
      <w:r w:rsidR="000C4BA2">
        <w:rPr>
          <w:szCs w:val="24"/>
        </w:rPr>
        <w:t>del proyecto aquí propuesto.</w:t>
      </w:r>
    </w:p>
    <w:p w14:paraId="2CC86523" w14:textId="77777777" w:rsidR="000C4BA2" w:rsidRDefault="000C4BA2" w:rsidP="00296DE8">
      <w:pPr>
        <w:sectPr w:rsidR="000C4BA2">
          <w:footerReference w:type="default" r:id="rId10"/>
          <w:footerReference w:type="first" r:id="rId11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77E2863B" w14:textId="7E19546A" w:rsidR="00A837FA" w:rsidRDefault="00A837FA" w:rsidP="00296DE8"/>
    <w:p w14:paraId="4A3AAB37" w14:textId="77777777" w:rsidR="00DA652E" w:rsidRDefault="009F58C7">
      <w:pPr>
        <w:pStyle w:val="TituloCapitulo"/>
        <w:outlineLvl w:val="9"/>
      </w:pPr>
      <w:r>
        <w:t xml:space="preserve">ASPECTOS GENERALES DE LA </w:t>
      </w:r>
      <w:bookmarkEnd w:id="36"/>
      <w:r>
        <w:t>ORGANIZACIÓN</w:t>
      </w:r>
    </w:p>
    <w:p w14:paraId="47C739F7" w14:textId="1B08ED9E" w:rsidR="00DA652E" w:rsidRDefault="009F58C7">
      <w:bookmarkStart w:id="53" w:name="_Toc444010492"/>
      <w:r>
        <w:t>Con la promulgación de la Ley Orgánica de Telecomunicaciones y la creación del Fondo para la Investigación y el Desarrollo en Telecom</w:t>
      </w:r>
      <w:r w:rsidR="00A527AB">
        <w:t xml:space="preserve">unicaciones (FIDETEL) en el año </w:t>
      </w:r>
      <w:r>
        <w:t xml:space="preserve">2000, surge la necesidad de una institución que </w:t>
      </w:r>
      <w:r w:rsidR="009150BE">
        <w:t>brindase apoyo técnico a</w:t>
      </w:r>
      <w:r>
        <w:t>l sector en Venezuela. Es po</w:t>
      </w:r>
      <w:r w:rsidR="005A5EC1">
        <w:t xml:space="preserve">r ello que se crea la Fundación Centro </w:t>
      </w:r>
      <w:r>
        <w:t>Nacional de Desarrollo e Inves</w:t>
      </w:r>
      <w:r w:rsidR="004E39BD">
        <w:t>t</w:t>
      </w:r>
      <w:r w:rsidR="00872A5E">
        <w:t xml:space="preserve">igación en Telecomunicaciones, </w:t>
      </w:r>
      <w:r w:rsidR="00F346FC">
        <w:t xml:space="preserve">CENDIT, por Decreto </w:t>
      </w:r>
      <w:r>
        <w:t>Presidencial N° 3.714, publicado en Gaceta Oficial de la República Bolivariana de Venezuela N° 38.216, del 27 de junio de 2005.</w:t>
      </w:r>
    </w:p>
    <w:p w14:paraId="4107A288" w14:textId="1E855EB7" w:rsidR="00DA652E" w:rsidRDefault="009F58C7">
      <w:r>
        <w:t xml:space="preserve">El CENDIT tiene como como misión contribuir al </w:t>
      </w:r>
      <w:r w:rsidR="00A056E0">
        <w:t>impulso</w:t>
      </w:r>
      <w:r w:rsidR="00F346FC">
        <w:t xml:space="preserve"> </w:t>
      </w:r>
      <w:r>
        <w:t>del área de las t</w:t>
      </w:r>
      <w:r w:rsidR="00A837FA">
        <w:t xml:space="preserve">elecomunicaciones en Venezuela, </w:t>
      </w:r>
      <w:r>
        <w:t xml:space="preserve">ejecutando actividades </w:t>
      </w:r>
      <w:r w:rsidR="00F346FC">
        <w:t>relacionadas con el</w:t>
      </w:r>
      <w:r>
        <w:t xml:space="preserve"> desarrollo e investigación de productos y servicios, con el fin de aportar soluciones a problemas de carácter técnico a nivel nacional y regional. El CENDIT brinda asesoría al Estado venezolano </w:t>
      </w:r>
      <w:r w:rsidR="005C13C6">
        <w:t xml:space="preserve">en la materia, </w:t>
      </w:r>
      <w:r>
        <w:t>con tecnología de vanguardia</w:t>
      </w:r>
      <w:r w:rsidR="005C13C6">
        <w:t>,</w:t>
      </w:r>
      <w:r>
        <w:t xml:space="preserve"> para contribuir al logro y consol</w:t>
      </w:r>
      <w:r w:rsidR="0091372F">
        <w:t>idación de la independencia tecnológica de Venezuela</w:t>
      </w:r>
      <w:r>
        <w:t>.</w:t>
      </w:r>
    </w:p>
    <w:p w14:paraId="5CF3012A" w14:textId="77777777" w:rsidR="00DA652E" w:rsidRDefault="009F58C7">
      <w:r>
        <w:t xml:space="preserve">El CENDIT se </w:t>
      </w:r>
      <w:r w:rsidR="0091372F">
        <w:t>localiza en la ciudad de Caracas,</w:t>
      </w:r>
      <w:r>
        <w:t xml:space="preserve"> en la base aérea Generalísimo Francisco de Miranda, Complejo Tecnológico Simón Rodríguez.</w:t>
      </w:r>
    </w:p>
    <w:p w14:paraId="71808637" w14:textId="77777777" w:rsidR="00CE7CFA" w:rsidRDefault="00CE7CFA">
      <w:pPr>
        <w:sectPr w:rsidR="00CE7CFA"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  <w:r>
        <w:t xml:space="preserve"> </w:t>
      </w:r>
    </w:p>
    <w:p w14:paraId="6AA9E3A4" w14:textId="730C7831" w:rsidR="00DA652E" w:rsidRDefault="009F58C7" w:rsidP="00086603">
      <w:pPr>
        <w:pStyle w:val="TituloCapitulo"/>
      </w:pPr>
      <w:r>
        <w:t>PLANTEAMIENTO DEL PROBLEMA</w:t>
      </w:r>
      <w:bookmarkEnd w:id="53"/>
    </w:p>
    <w:p w14:paraId="433EAB72" w14:textId="67AABBA2" w:rsidR="001130DD" w:rsidRDefault="00872A5E" w:rsidP="00D212B7">
      <w:r>
        <w:rPr>
          <w:noProof/>
          <w:lang w:val="es-VE" w:eastAsia="es-VE"/>
        </w:rPr>
        <mc:AlternateContent>
          <mc:Choice Requires="wpg">
            <w:drawing>
              <wp:anchor distT="0" distB="0" distL="114300" distR="114300" simplePos="0" relativeHeight="251569152" behindDoc="0" locked="0" layoutInCell="1" allowOverlap="0" wp14:anchorId="3120B024" wp14:editId="3C6943B5">
                <wp:simplePos x="0" y="0"/>
                <wp:positionH relativeFrom="column">
                  <wp:posOffset>-156210</wp:posOffset>
                </wp:positionH>
                <wp:positionV relativeFrom="page">
                  <wp:posOffset>6669243</wp:posOffset>
                </wp:positionV>
                <wp:extent cx="5670000" cy="3160800"/>
                <wp:effectExtent l="0" t="0" r="6985" b="1905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000" cy="3160800"/>
                          <a:chOff x="0" y="0"/>
                          <a:chExt cx="5670000" cy="316166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0" y="0"/>
                            <a:ext cx="5670000" cy="2833295"/>
                            <a:chOff x="-116958" y="0"/>
                            <a:chExt cx="5670033" cy="2834224"/>
                          </a:xfrm>
                        </wpg:grpSpPr>
                        <wps:wsp>
                          <wps:cNvPr id="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1395" y="0"/>
                              <a:ext cx="3419474" cy="28342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3C475F" w14:textId="77777777" w:rsidR="00332387" w:rsidRDefault="00332387" w:rsidP="00F11383">
                                <w:r>
                                  <w:rPr>
                                    <w:noProof/>
                                    <w:lang w:val="es-VE" w:eastAsia="es-VE"/>
                                  </w:rPr>
                                  <w:drawing>
                                    <wp:inline distT="0" distB="0" distL="0" distR="0" wp14:anchorId="01B447C8" wp14:editId="7C32660C">
                                      <wp:extent cx="2676525" cy="2609850"/>
                                      <wp:effectExtent l="0" t="0" r="9525" b="0"/>
                                      <wp:docPr id="63" name="Picture 6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76525" cy="26098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none" lIns="91440" tIns="45720" rIns="91440" bIns="18000" anchor="t" anchorCtr="0">
                            <a:spAutoFit/>
                          </wps:bodyPr>
                        </wps:wsp>
                        <wpg:grpSp>
                          <wpg:cNvPr id="28" name="Group 28"/>
                          <wpg:cNvGrpSpPr/>
                          <wpg:grpSpPr>
                            <a:xfrm>
                              <a:off x="-116958" y="0"/>
                              <a:ext cx="2241033" cy="542925"/>
                              <a:chOff x="-278883" y="-161925"/>
                              <a:chExt cx="2241033" cy="542925"/>
                            </a:xfrm>
                          </wpg:grpSpPr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278883" y="-161925"/>
                                <a:ext cx="1402834" cy="542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479321" w14:textId="577BEB18" w:rsidR="00332387" w:rsidRPr="009C1367" w:rsidRDefault="00332387" w:rsidP="00F11383">
                                  <w:pPr>
                                    <w:pStyle w:val="TextoFiguras"/>
                                    <w:jc w:val="right"/>
                                  </w:pPr>
                                  <w:r>
                                    <w:t>Equipo para pruebas con fuente de ruido</w:t>
                                  </w:r>
                                  <w:r w:rsidRPr="009C1367">
                                    <w:t xml:space="preserve"> N2002A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7" name="Straight Arrow Connector 17"/>
                            <wps:cNvCnPr/>
                            <wps:spPr>
                              <a:xfrm>
                                <a:off x="1028700" y="314325"/>
                                <a:ext cx="933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7" name="Group 27"/>
                          <wpg:cNvGrpSpPr/>
                          <wpg:grpSpPr>
                            <a:xfrm>
                              <a:off x="0" y="942975"/>
                              <a:ext cx="1838325" cy="476250"/>
                              <a:chOff x="0" y="0"/>
                              <a:chExt cx="1838325" cy="476250"/>
                            </a:xfrm>
                          </wpg:grpSpPr>
                          <wps:wsp>
                            <wps:cNvPr id="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3025" cy="4762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3D2631" w14:textId="77777777" w:rsidR="00332387" w:rsidRPr="009C1367" w:rsidRDefault="00332387" w:rsidP="00F11383">
                                  <w:pPr>
                                    <w:pStyle w:val="TextoFiguras"/>
                                    <w:jc w:val="right"/>
                                  </w:pPr>
                                  <w:r>
                                    <w:t>Analizador de figura de ruido N8975A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" name="Straight Arrow Connector 20"/>
                            <wps:cNvCnPr/>
                            <wps:spPr>
                              <a:xfrm>
                                <a:off x="1219200" y="323850"/>
                                <a:ext cx="6191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9" name="Group 29"/>
                          <wpg:cNvGrpSpPr/>
                          <wpg:grpSpPr>
                            <a:xfrm>
                              <a:off x="3295650" y="409632"/>
                              <a:ext cx="2257425" cy="685743"/>
                              <a:chOff x="0" y="-190443"/>
                              <a:chExt cx="2257425" cy="685743"/>
                            </a:xfrm>
                          </wpg:grpSpPr>
                          <wps:wsp>
                            <wps:cNvPr id="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0575" y="-190443"/>
                                <a:ext cx="1466850" cy="68574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A0FEF1" w14:textId="5AA26BBD" w:rsidR="00332387" w:rsidRPr="009C1367" w:rsidRDefault="00332387" w:rsidP="00F11383">
                                  <w:pPr>
                                    <w:pStyle w:val="TextoFiguras"/>
                                    <w:jc w:val="left"/>
                                  </w:pPr>
                                  <w:r>
                                    <w:rPr>
                                      <w:szCs w:val="24"/>
                                    </w:rPr>
                                    <w:t xml:space="preserve">Controlador </w:t>
                                  </w:r>
                                  <w:r w:rsidRPr="00296DE8">
                                    <w:rPr>
                                      <w:szCs w:val="24"/>
                                    </w:rPr>
                                    <w:t xml:space="preserve">electrónico de </w:t>
                                  </w:r>
                                  <w:r>
                                    <w:rPr>
                                      <w:szCs w:val="24"/>
                                    </w:rPr>
                                    <w:t xml:space="preserve">interruptores y </w:t>
                                  </w:r>
                                  <w:r w:rsidRPr="00296DE8">
                                    <w:rPr>
                                      <w:szCs w:val="24"/>
                                    </w:rPr>
                                    <w:t>atenuadores</w:t>
                                  </w:r>
                                  <w:r w:rsidRPr="00296DE8">
                                    <w:rPr>
                                      <w:szCs w:val="24"/>
                                    </w:rPr>
                                    <w:annotationRef/>
                                  </w:r>
                                  <w:r>
                                    <w:t xml:space="preserve"> 11713A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" name="Straight Arrow Connector 19"/>
                            <wps:cNvCnPr/>
                            <wps:spPr>
                              <a:xfrm flipH="1">
                                <a:off x="0" y="314325"/>
                                <a:ext cx="89471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0125" y="2705100"/>
                            <a:ext cx="3599815" cy="456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32E866" w14:textId="77777777" w:rsidR="00332387" w:rsidRPr="000B5F0C" w:rsidRDefault="00332387" w:rsidP="00A056E0">
                              <w:pPr>
                                <w:spacing w:after="0" w:line="240" w:lineRule="auto"/>
                                <w:ind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0B5F0C">
                                <w:rPr>
                                  <w:b/>
                                  <w:szCs w:val="24"/>
                                </w:rPr>
                                <w:t>Figura 1:</w:t>
                              </w:r>
                              <w:r w:rsidRPr="000B5F0C">
                                <w:rPr>
                                  <w:szCs w:val="24"/>
                                </w:rPr>
                                <w:t xml:space="preserve"> Sistema para medición de figura de ruido </w:t>
                              </w:r>
                              <w:r>
                                <w:rPr>
                                  <w:szCs w:val="24"/>
                                </w:rPr>
                                <w:t>propuesto por</w:t>
                              </w:r>
                              <w:r w:rsidRPr="000B5F0C">
                                <w:rPr>
                                  <w:szCs w:val="24"/>
                                </w:rPr>
                                <w:t xml:space="preserve"> Agilent Technologies </w:t>
                              </w:r>
                              <w:sdt>
                                <w:sdtPr>
                                  <w:rPr>
                                    <w:szCs w:val="24"/>
                                  </w:rPr>
                                  <w:id w:val="571780661"/>
                                  <w:citation/>
                                </w:sdtPr>
                                <w:sdtEndPr/>
                                <w:sdtContent>
                                  <w:r>
                                    <w:rPr>
                                      <w:szCs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Cs w:val="24"/>
                                    </w:rPr>
                                    <w:instrText xml:space="preserve"> CITATION Agi \l 3082 </w:instrText>
                                  </w:r>
                                  <w:r>
                                    <w:rPr>
                                      <w:szCs w:val="24"/>
                                    </w:rPr>
                                    <w:fldChar w:fldCharType="separate"/>
                                  </w:r>
                                  <w:r w:rsidRPr="0040619B">
                                    <w:rPr>
                                      <w:noProof/>
                                      <w:szCs w:val="24"/>
                                    </w:rPr>
                                    <w:t>[7]</w:t>
                                  </w:r>
                                  <w:r>
                                    <w:rPr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 w:rsidRPr="000B5F0C">
                                <w:rPr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20B024" id="Group 6" o:spid="_x0000_s1026" style="position:absolute;left:0;text-align:left;margin-left:-12.3pt;margin-top:525.15pt;width:446.45pt;height:248.9pt;z-index:251569152;mso-position-vertical-relative:page;mso-width-relative:margin;mso-height-relative:margin" coordsize="56700,31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" o:allowoverlap="f">
                <v:group id="Group 1" o:spid="_x0000_s1027" style="position:absolute;width:56700;height:28332" coordorigin="-1169" coordsize="56700,283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style="position:absolute;left:7713;width:34195;height:2834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7DvMQA&#10;AADaAAAADwAAAGRycy9kb3ducmV2LnhtbESPQWvCQBSE74X+h+UVeqsbK5YSXUMoCIoXta3o7ZF9&#10;ZmOyb0N2a+K/dwuFHoeZ+YaZZ4NtxJU6XzlWMB4lIIgLpysuFXx9Ll/eQfiArLFxTApu5CFbPD7M&#10;MdWu5x1d96EUEcI+RQUmhDaV0heGLPqRa4mjd3adxRBlV0rdYR/htpGvSfImLVYcFwy29GGoqPc/&#10;VsGwLUx9+F66zXF6Wtd9bs36clDq+WnIZyACDeE//NdeaQUT+L0Sb4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ew7zEAAAA2gAAAA8AAAAAAAAAAAAAAAAAmAIAAGRycy9k&#10;b3ducmV2LnhtbFBLBQYAAAAABAAEAPUAAACJAwAAAAA=&#10;" stroked="f">
                    <v:textbox style="mso-fit-shape-to-text:t" inset=",,,.5mm">
                      <w:txbxContent>
                        <w:p w14:paraId="543C475F" w14:textId="77777777" w:rsidR="00332387" w:rsidRDefault="00332387" w:rsidP="00F11383">
                          <w:r>
                            <w:rPr>
                              <w:noProof/>
                              <w:lang w:val="es-VE" w:eastAsia="es-VE"/>
                            </w:rPr>
                            <w:drawing>
                              <wp:inline distT="0" distB="0" distL="0" distR="0" wp14:anchorId="01B447C8" wp14:editId="7C32660C">
                                <wp:extent cx="2676525" cy="2609850"/>
                                <wp:effectExtent l="0" t="0" r="9525" b="0"/>
                                <wp:docPr id="63" name="Picture 6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676525" cy="26098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group id="Group 28" o:spid="_x0000_s1029" style="position:absolute;left:-1169;width:22409;height:5429" coordorigin="-2788,-1619" coordsize="22410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 id="Text Box 2" o:spid="_x0000_s1030" type="#_x0000_t202" style="position:absolute;left:-2788;top:-1619;width:14027;height:5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kgxMIA&#10;AADc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FoGMP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iSDEwgAAANwAAAAPAAAAAAAAAAAAAAAAAJgCAABkcnMvZG93&#10;bnJldi54bWxQSwUGAAAAAAQABAD1AAAAhwMAAAAA&#10;" stroked="f">
                      <v:textbox>
                        <w:txbxContent>
                          <w:p w14:paraId="15479321" w14:textId="577BEB18" w:rsidR="00332387" w:rsidRPr="009C1367" w:rsidRDefault="00332387" w:rsidP="00F11383">
                            <w:pPr>
                              <w:pStyle w:val="TextoFiguras"/>
                              <w:jc w:val="right"/>
                            </w:pPr>
                            <w:r>
                              <w:t>Equipo para pruebas con fuente de ruido</w:t>
                            </w:r>
                            <w:r w:rsidRPr="009C1367">
                              <w:t xml:space="preserve"> N2002A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" o:spid="_x0000_s1031" type="#_x0000_t32" style="position:absolute;left:10287;top:3143;width:9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2icMAAADbAAAADwAAAGRycy9kb3ducmV2LnhtbERPS2vCQBC+F/wPywje6sYKVaOrSEFs&#10;8dJG8XEbsmOymJ0N2dWk/75bKPQ2H99zFqvOVuJBjTeOFYyGCQji3GnDhYLDfvM8BeEDssbKMSn4&#10;Jg+rZe9pgal2LX/RIwuFiCHsU1RQhlCnUvq8JIt+6GriyF1dYzFE2BRSN9jGcFvJlyR5lRYNx4YS&#10;a3orKb9ld6sgP5xPM/o0R92OzWRb7y67cfah1KDfrecgAnXhX/znftdx/gR+f4kH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TdonDAAAA2wAAAA8AAAAAAAAAAAAA&#10;AAAAoQIAAGRycy9kb3ducmV2LnhtbFBLBQYAAAAABAAEAPkAAACRAwAAAAA=&#10;" strokecolor="black [3213]" strokeweight=".5pt">
                      <v:stroke endarrow="block" joinstyle="miter"/>
                    </v:shape>
                  </v:group>
                  <v:group id="Group 27" o:spid="_x0000_s1032" style="position:absolute;top:9429;width:18383;height:4763" coordsize="18383,4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shape id="Text Box 2" o:spid="_x0000_s1033" type="#_x0000_t202" style="position:absolute;width:13430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wV8MA&#10;AADaAAAADwAAAGRycy9kb3ducmV2LnhtbESP0WrCQBRE34X+w3ILvkizqWhso5tQCy2+mvoBN9lr&#10;EszeDdnVxL/vFgo+DjNzhtnlk+nEjQbXWlbwGsUgiCurW64VnH6+Xt5AOI+ssbNMCu7kIM+eZjtM&#10;tR35SLfC1yJA2KWooPG+T6V0VUMGXWR74uCd7WDQBznUUg84Brjp5DKOE2mw5bDQYE+fDVWX4moU&#10;nA/jYv0+lt/+tDmukj22m9LelZo/Tx9bEJ4m/wj/tw9awQr+roQbI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kwV8MAAADaAAAADwAAAAAAAAAAAAAAAACYAgAAZHJzL2Rv&#10;d25yZXYueG1sUEsFBgAAAAAEAAQA9QAAAIgDAAAAAA==&#10;" stroked="f">
                      <v:textbox>
                        <w:txbxContent>
                          <w:p w14:paraId="4B3D2631" w14:textId="77777777" w:rsidR="00332387" w:rsidRPr="009C1367" w:rsidRDefault="00332387" w:rsidP="00F11383">
                            <w:pPr>
                              <w:pStyle w:val="TextoFiguras"/>
                              <w:jc w:val="right"/>
                            </w:pPr>
                            <w:r>
                              <w:t>Analizador de figura de ruido N8975A</w:t>
                            </w:r>
                          </w:p>
                        </w:txbxContent>
                      </v:textbox>
                    </v:shape>
                    <v:shape id="Straight Arrow Connector 20" o:spid="_x0000_s1034" type="#_x0000_t32" style="position:absolute;left:12192;top:3238;width:6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kQMIAAADbAAAADwAAAGRycy9kb3ducmV2LnhtbERPz2vCMBS+C/sfwht4m6kKbnZNZQyG&#10;ipfZibrbo3m2Yc1LaaLt/vvlMPD48f3OVoNtxI06bxwrmE4SEMSl04YrBYevj6cXED4ga2wck4Jf&#10;8rDKH0YZptr1vKdbESoRQ9inqKAOoU2l9GVNFv3EtcSRu7jOYoiwq6TusI/htpGzJFlIi4ZjQ40t&#10;vddU/hRXq6A8nE9L+jRH3c/N87rdfe/mxVap8ePw9goi0BDu4n/3RiuYxfXxS/wBM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lYkQMIAAADbAAAADwAAAAAAAAAAAAAA&#10;AAChAgAAZHJzL2Rvd25yZXYueG1sUEsFBgAAAAAEAAQA+QAAAJADAAAAAA==&#10;" strokecolor="black [3213]" strokeweight=".5pt">
                      <v:stroke endarrow="block" joinstyle="miter"/>
                    </v:shape>
                  </v:group>
                  <v:group id="Group 29" o:spid="_x0000_s1035" style="position:absolute;left:32956;top:4096;width:22574;height:6857" coordorigin=",-1904" coordsize="22574,68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shape id="Text Box 2" o:spid="_x0000_s1036" type="#_x0000_t202" style="position:absolute;left:7905;top:-1904;width:14669;height:6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WVzMMA&#10;AADaAAAADwAAAGRycy9kb3ducmV2LnhtbESP0WrCQBRE34X+w3ILvojZVGpso5tQCy2+Gv2Am+w1&#10;CWbvhuxq4t93C4U+DjNzhtnlk+nEnQbXWlbwEsUgiCurW64VnE9fyzcQziNr7CyTggc5yLOn2Q5T&#10;bUc+0r3wtQgQdikqaLzvUyld1ZBBF9meOHgXOxj0QQ611AOOAW46uYrjRBpsOSw02NNnQ9W1uBkF&#10;l8O4WL+P5bc/b46vyR7bTWkfSs2fp48tCE+T/w//tQ9awRp+r4Qb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WVzMMAAADaAAAADwAAAAAAAAAAAAAAAACYAgAAZHJzL2Rv&#10;d25yZXYueG1sUEsFBgAAAAAEAAQA9QAAAIgDAAAAAA==&#10;" stroked="f">
                      <v:textbox>
                        <w:txbxContent>
                          <w:p w14:paraId="03A0FEF1" w14:textId="5AA26BBD" w:rsidR="00332387" w:rsidRPr="009C1367" w:rsidRDefault="00332387" w:rsidP="00F11383">
                            <w:pPr>
                              <w:pStyle w:val="TextoFiguras"/>
                              <w:jc w:val="left"/>
                            </w:pPr>
                            <w:r>
                              <w:rPr>
                                <w:szCs w:val="24"/>
                              </w:rPr>
                              <w:t xml:space="preserve">Controlador </w:t>
                            </w:r>
                            <w:r w:rsidRPr="00296DE8">
                              <w:rPr>
                                <w:szCs w:val="24"/>
                              </w:rPr>
                              <w:t xml:space="preserve">electrónico de </w:t>
                            </w:r>
                            <w:r>
                              <w:rPr>
                                <w:szCs w:val="24"/>
                              </w:rPr>
                              <w:t xml:space="preserve">interruptores y </w:t>
                            </w:r>
                            <w:r w:rsidRPr="00296DE8">
                              <w:rPr>
                                <w:szCs w:val="24"/>
                              </w:rPr>
                              <w:t>atenuadores</w:t>
                            </w:r>
                            <w:r w:rsidRPr="00296DE8">
                              <w:rPr>
                                <w:szCs w:val="24"/>
                              </w:rPr>
                              <w:annotationRef/>
                            </w:r>
                            <w:r>
                              <w:t xml:space="preserve"> 11713A</w:t>
                            </w:r>
                          </w:p>
                        </w:txbxContent>
                      </v:textbox>
                    </v:shape>
                    <v:shape id="Straight Arrow Connector 19" o:spid="_x0000_s1037" type="#_x0000_t32" style="position:absolute;top:3143;width:894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KtYsIAAADbAAAADwAAAGRycy9kb3ducmV2LnhtbERPzWrCQBC+C77DMkIvorv2UNvUVURs&#10;sRQLTXyAITtNgtnZmN0m8e27BcHbfHy/s9oMthYdtb5yrGExVyCIc2cqLjScsrfZMwgfkA3WjknD&#10;lTxs1uPRChPjev6mLg2FiCHsE9RQhtAkUvq8JIt+7hriyP241mKIsC2kabGP4baWj0o9SYsVx4YS&#10;G9qVlJ/TX6vB7t8Py2F6PU5tfcnMp1cfX0Fp/TAZtq8gAg3hLr65DybOf4H/X+IB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KtYsIAAADbAAAADwAAAAAAAAAAAAAA&#10;AAChAgAAZHJzL2Rvd25yZXYueG1sUEsFBgAAAAAEAAQA+QAAAJADAAAAAA==&#10;" strokecolor="black [3213]" strokeweight=".5pt">
                      <v:stroke endarrow="block" joinstyle="miter"/>
                    </v:shape>
                  </v:group>
                </v:group>
                <v:shape id="Text Box 2" o:spid="_x0000_s1038" type="#_x0000_t202" style="position:absolute;left:10001;top:27051;width:35998;height:4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CxAcYA&#10;AADcAAAADwAAAGRycy9kb3ducmV2LnhtbESPT0vDQBTE70K/w/IEb3bTKqXEbos0CkV76Z+Lt0f2&#10;NQnNvg27zyT66V1B8DjMzG+Y1WZ0reopxMazgdk0A0VcettwZeB8er1fgoqCbLH1TAa+KMJmPblZ&#10;YW79wAfqj1KpBOGYo4FapMu1jmVNDuPUd8TJu/jgUJIMlbYBhwR3rZ5n2UI7bDgt1NjRtqbyevx0&#10;BpqXsH/4/qgWu7ezDFK8F3bfF8bc3Y7PT6CERvkP/7V31sD8cQa/Z9IR0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CxAcYAAADcAAAADwAAAAAAAAAAAAAAAACYAgAAZHJz&#10;L2Rvd25yZXYueG1sUEsFBgAAAAAEAAQA9QAAAIsDAAAAAA==&#10;" filled="f" stroked="f">
                  <v:textbox inset="1mm,0,1mm,0">
                    <w:txbxContent>
                      <w:p w14:paraId="7332E866" w14:textId="77777777" w:rsidR="00332387" w:rsidRPr="000B5F0C" w:rsidRDefault="00332387" w:rsidP="00A056E0">
                        <w:pPr>
                          <w:spacing w:after="0" w:line="240" w:lineRule="auto"/>
                          <w:ind w:firstLine="0"/>
                          <w:jc w:val="center"/>
                          <w:rPr>
                            <w:szCs w:val="24"/>
                          </w:rPr>
                        </w:pPr>
                        <w:r w:rsidRPr="000B5F0C">
                          <w:rPr>
                            <w:b/>
                            <w:szCs w:val="24"/>
                          </w:rPr>
                          <w:t>Figura 1:</w:t>
                        </w:r>
                        <w:r w:rsidRPr="000B5F0C">
                          <w:rPr>
                            <w:szCs w:val="24"/>
                          </w:rPr>
                          <w:t xml:space="preserve"> Sistema para medición de figura de ruido </w:t>
                        </w:r>
                        <w:r>
                          <w:rPr>
                            <w:szCs w:val="24"/>
                          </w:rPr>
                          <w:t>propuesto por</w:t>
                        </w:r>
                        <w:r w:rsidRPr="000B5F0C">
                          <w:rPr>
                            <w:szCs w:val="24"/>
                          </w:rPr>
                          <w:t xml:space="preserve"> Agilent Technologies </w:t>
                        </w:r>
                        <w:sdt>
                          <w:sdtPr>
                            <w:rPr>
                              <w:szCs w:val="24"/>
                            </w:rPr>
                            <w:id w:val="571780661"/>
                            <w:citation/>
                          </w:sdtPr>
                          <w:sdtEndPr/>
                          <w:sdtContent>
                            <w:r>
                              <w:rPr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Cs w:val="24"/>
                              </w:rPr>
                              <w:instrText xml:space="preserve"> CITATION Agi \l 3082 </w:instrText>
                            </w:r>
                            <w:r>
                              <w:rPr>
                                <w:szCs w:val="24"/>
                              </w:rPr>
                              <w:fldChar w:fldCharType="separate"/>
                            </w:r>
                            <w:r w:rsidRPr="0040619B">
                              <w:rPr>
                                <w:noProof/>
                                <w:szCs w:val="24"/>
                              </w:rPr>
                              <w:t>[7]</w:t>
                            </w:r>
                            <w:r>
                              <w:rPr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 w:rsidRPr="000B5F0C">
                          <w:rPr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="001130DD">
        <w:t xml:space="preserve">Poco después de su fundación, el CENDIT encomendó a un equipo técnico </w:t>
      </w:r>
      <w:r w:rsidR="00DA3D9F">
        <w:t xml:space="preserve">la tarea de </w:t>
      </w:r>
      <w:r w:rsidR="001130DD">
        <w:t>investigar</w:t>
      </w:r>
      <w:r w:rsidR="001C0F92">
        <w:t xml:space="preserve"> los métodos</w:t>
      </w:r>
      <w:r w:rsidR="00DA3D9F">
        <w:t xml:space="preserve"> </w:t>
      </w:r>
      <w:r w:rsidR="001E00BB">
        <w:t xml:space="preserve">más adecuados </w:t>
      </w:r>
      <w:del w:id="54" w:author="Microsoft account" w:date="2017-01-19T10:11:00Z">
        <w:r w:rsidR="001E00BB" w:rsidDel="00356D70">
          <w:delText>e</w:delText>
        </w:r>
      </w:del>
      <w:ins w:id="55" w:author="Microsoft account" w:date="2017-01-19T10:11:00Z">
        <w:r w:rsidR="00356D70">
          <w:t>y la</w:t>
        </w:r>
      </w:ins>
      <w:r w:rsidR="001E00BB">
        <w:t xml:space="preserve"> instrumentación emplead</w:t>
      </w:r>
      <w:ins w:id="56" w:author="Microsoft account" w:date="2017-01-19T02:36:00Z">
        <w:r w:rsidR="00356D70">
          <w:t>a</w:t>
        </w:r>
      </w:ins>
      <w:del w:id="57" w:author="Microsoft account" w:date="2017-01-19T02:36:00Z">
        <w:r w:rsidR="001E00BB" w:rsidDel="00B920B1">
          <w:delText>a</w:delText>
        </w:r>
      </w:del>
      <w:r w:rsidR="001E00BB">
        <w:t xml:space="preserve"> en</w:t>
      </w:r>
      <w:r w:rsidR="001C0F92">
        <w:t xml:space="preserve"> </w:t>
      </w:r>
      <w:r w:rsidR="001354C0">
        <w:t xml:space="preserve">la medición de figura de ruido </w:t>
      </w:r>
      <w:r w:rsidR="00C97B42">
        <w:t>(FR)</w:t>
      </w:r>
      <w:del w:id="58" w:author="Microsoft account" w:date="2017-01-19T02:37:00Z">
        <w:r w:rsidR="00F346FC" w:rsidDel="00B920B1">
          <w:delText xml:space="preserve"> con un alto grado de exactitud</w:delText>
        </w:r>
        <w:r w:rsidR="00DA3D9F" w:rsidDel="00B920B1">
          <w:delText>,</w:delText>
        </w:r>
      </w:del>
      <w:r w:rsidR="00C97B42">
        <w:t xml:space="preserve"> </w:t>
      </w:r>
      <w:r w:rsidR="001E00BB">
        <w:t>de uso</w:t>
      </w:r>
      <w:r w:rsidR="001354C0">
        <w:t xml:space="preserve"> en los procesos de certificación de equipo</w:t>
      </w:r>
      <w:ins w:id="59" w:author="Microsoft account" w:date="2017-01-15T13:29:00Z">
        <w:r w:rsidR="008951C1">
          <w:t xml:space="preserve"> electrónico</w:t>
        </w:r>
      </w:ins>
      <w:del w:id="60" w:author="Microsoft account" w:date="2017-01-15T13:29:00Z">
        <w:r w:rsidR="001354C0" w:rsidDel="008951C1">
          <w:delText xml:space="preserve"> RF</w:delText>
        </w:r>
      </w:del>
      <w:r w:rsidR="001354C0">
        <w:t xml:space="preserve">, </w:t>
      </w:r>
      <w:ins w:id="61" w:author="Microsoft account" w:date="2017-01-19T02:37:00Z">
        <w:r w:rsidR="00B920B1">
          <w:t xml:space="preserve">con un alto grado de exactitud, </w:t>
        </w:r>
      </w:ins>
      <w:r w:rsidR="001354C0">
        <w:t>con el fin de implementar un sistema de medición de figura de ruido (SMFR) en sus laboratorios.</w:t>
      </w:r>
      <w:r w:rsidR="001C0F92">
        <w:t xml:space="preserve"> El equipo lleg</w:t>
      </w:r>
      <w:ins w:id="62" w:author="Microsoft account" w:date="2017-01-19T10:12:00Z">
        <w:r w:rsidR="00356D70">
          <w:t>ó</w:t>
        </w:r>
      </w:ins>
      <w:del w:id="63" w:author="Microsoft account" w:date="2017-01-19T10:12:00Z">
        <w:r w:rsidR="001C0F92" w:rsidDel="00356D70">
          <w:delText>o</w:delText>
        </w:r>
      </w:del>
      <w:r w:rsidR="001C0F92">
        <w:t xml:space="preserve"> a la conclusión de que sería conveniente adquirir un sistema similar al mostrado en la figura 1,</w:t>
      </w:r>
      <w:r w:rsidR="00EE0561">
        <w:t xml:space="preserve"> el cual fue</w:t>
      </w:r>
      <w:r w:rsidR="001C0F92">
        <w:t xml:space="preserve"> propuesto por la extinta c</w:t>
      </w:r>
      <w:r w:rsidR="00930E7F">
        <w:t xml:space="preserve">orporación </w:t>
      </w:r>
      <w:r w:rsidR="001354C0">
        <w:t>Agilent Technologies,</w:t>
      </w:r>
      <w:r w:rsidR="001C0F92">
        <w:t xml:space="preserve"> hoy conocida como KeySight Technologies.</w:t>
      </w:r>
    </w:p>
    <w:p w14:paraId="4E8AF56A" w14:textId="2680DDF7" w:rsidR="00F5102E" w:rsidRDefault="001354C0" w:rsidP="001354C0">
      <w:r>
        <w:t xml:space="preserve">De los </w:t>
      </w:r>
      <w:r w:rsidR="00C91A13">
        <w:t>tres</w:t>
      </w:r>
      <w:r w:rsidR="00F5102E">
        <w:t xml:space="preserve"> </w:t>
      </w:r>
      <w:r>
        <w:t xml:space="preserve">equipos que conforman el SMFR de la figura </w:t>
      </w:r>
      <w:r w:rsidR="00F5102E">
        <w:t>1, el</w:t>
      </w:r>
      <w:r>
        <w:t xml:space="preserve"> CENDIT </w:t>
      </w:r>
      <w:r w:rsidR="00F5102E">
        <w:t>adquirió</w:t>
      </w:r>
      <w:r w:rsidR="00C91A13">
        <w:t xml:space="preserve"> </w:t>
      </w:r>
      <w:r w:rsidR="00120726">
        <w:t xml:space="preserve">solo </w:t>
      </w:r>
      <w:r w:rsidR="00C91A13">
        <w:t>dos de ellos,</w:t>
      </w:r>
      <w:r w:rsidR="00F5102E">
        <w:t xml:space="preserve"> </w:t>
      </w:r>
      <w:r w:rsidR="00C91A13">
        <w:t xml:space="preserve">el </w:t>
      </w:r>
      <w:r w:rsidR="00120726">
        <w:t>equipo para pruebas con fuente de ruido KeySight</w:t>
      </w:r>
      <w:r w:rsidR="00F5102E">
        <w:t xml:space="preserve"> N2002A (figura 2) </w:t>
      </w:r>
      <w:r>
        <w:t xml:space="preserve">y el analizador de figura de ruido (AFR) </w:t>
      </w:r>
      <w:r w:rsidR="00F5102E">
        <w:t xml:space="preserve">KeySight </w:t>
      </w:r>
      <w:r>
        <w:t>N8975A</w:t>
      </w:r>
      <w:r w:rsidR="00120726">
        <w:t xml:space="preserve">, faltando </w:t>
      </w:r>
      <w:r w:rsidR="005E0764">
        <w:t xml:space="preserve">únicamente </w:t>
      </w:r>
      <w:r w:rsidR="00120726">
        <w:t xml:space="preserve">la unidad de control para atenuadores e interruptores </w:t>
      </w:r>
      <w:ins w:id="64" w:author="Microsoft account" w:date="2017-01-19T02:42:00Z">
        <w:r w:rsidR="00B920B1">
          <w:t>de la serie</w:t>
        </w:r>
      </w:ins>
      <w:ins w:id="65" w:author="Microsoft account" w:date="2017-01-19T10:14:00Z">
        <w:r w:rsidR="002604AE">
          <w:t xml:space="preserve"> </w:t>
        </w:r>
      </w:ins>
      <w:ins w:id="66" w:author="Microsoft account" w:date="2017-01-19T02:42:00Z">
        <w:r w:rsidR="00B920B1">
          <w:t xml:space="preserve">11713 de </w:t>
        </w:r>
      </w:ins>
      <w:r w:rsidR="00120726">
        <w:t>KeySight</w:t>
      </w:r>
      <w:ins w:id="67" w:author="Microsoft account" w:date="2017-01-19T02:42:00Z">
        <w:r w:rsidR="00B920B1">
          <w:t>.</w:t>
        </w:r>
      </w:ins>
      <w:r w:rsidR="00120726">
        <w:t xml:space="preserve"> </w:t>
      </w:r>
      <w:del w:id="68" w:author="Microsoft account" w:date="2017-01-19T02:42:00Z">
        <w:r w:rsidR="005E0764" w:rsidDel="00B920B1">
          <w:delText>de la serie</w:delText>
        </w:r>
        <w:r w:rsidR="00120726" w:rsidDel="00B920B1">
          <w:delText>11713.</w:delText>
        </w:r>
        <w:r w:rsidR="00C91A13" w:rsidDel="00B920B1">
          <w:delText xml:space="preserve"> </w:delText>
        </w:r>
      </w:del>
    </w:p>
    <w:p w14:paraId="7D53E577" w14:textId="07706F7B" w:rsidR="00615587" w:rsidRDefault="00C91A13" w:rsidP="00615587">
      <w:r>
        <w:t>Dificultades en la importación de equipos han</w:t>
      </w:r>
      <w:r w:rsidR="005E0764">
        <w:t xml:space="preserve"> impedido al CENDIT adquirir un dispositivo de la serie 11713</w:t>
      </w:r>
      <w:r w:rsidR="0073485C">
        <w:t>.</w:t>
      </w:r>
      <w:r>
        <w:t xml:space="preserve"> Ante esta carencia, el CENDIT se ha propuesto diseñar e implementar un equipo electrónico que permita replicar toda la funcionalidad que posee el equipo original</w:t>
      </w:r>
      <w:ins w:id="69" w:author="Microsoft account" w:date="2017-01-19T02:43:00Z">
        <w:r w:rsidR="000E6979">
          <w:t xml:space="preserve"> </w:t>
        </w:r>
      </w:ins>
      <w:del w:id="70" w:author="Microsoft account" w:date="2017-01-19T02:43:00Z">
        <w:r w:rsidDel="000E6979">
          <w:delText xml:space="preserve"> </w:delText>
        </w:r>
      </w:del>
      <w:r>
        <w:t>de KeySight</w:t>
      </w:r>
      <w:r w:rsidRPr="00732353">
        <w:t>. El C</w:t>
      </w:r>
      <w:r w:rsidR="008E0BBA">
        <w:t xml:space="preserve">ENDIT ha delegado este proyecto </w:t>
      </w:r>
      <w:r w:rsidRPr="00732353">
        <w:t xml:space="preserve">como </w:t>
      </w:r>
      <w:ins w:id="71" w:author="Microsoft account" w:date="2017-01-19T03:38:00Z">
        <w:r w:rsidR="00FA64A3">
          <w:t>t</w:t>
        </w:r>
      </w:ins>
      <w:del w:id="72" w:author="Microsoft account" w:date="2017-01-19T03:38:00Z">
        <w:r w:rsidRPr="00732353" w:rsidDel="00FA64A3">
          <w:delText>T</w:delText>
        </w:r>
      </w:del>
      <w:r w:rsidRPr="00732353">
        <w:t xml:space="preserve">rabajo </w:t>
      </w:r>
      <w:ins w:id="73" w:author="Microsoft account" w:date="2017-01-19T03:38:00Z">
        <w:r w:rsidR="00FA64A3">
          <w:t>e</w:t>
        </w:r>
      </w:ins>
      <w:del w:id="74" w:author="Microsoft account" w:date="2017-01-19T03:38:00Z">
        <w:r w:rsidRPr="00732353" w:rsidDel="00FA64A3">
          <w:delText>E</w:delText>
        </w:r>
      </w:del>
      <w:r w:rsidRPr="00732353">
        <w:t xml:space="preserve">special de </w:t>
      </w:r>
      <w:ins w:id="75" w:author="Microsoft account" w:date="2017-01-19T03:38:00Z">
        <w:r w:rsidR="00FA64A3">
          <w:t>g</w:t>
        </w:r>
      </w:ins>
      <w:del w:id="76" w:author="Microsoft account" w:date="2017-01-19T03:38:00Z">
        <w:r w:rsidRPr="00732353" w:rsidDel="00FA64A3">
          <w:delText>G</w:delText>
        </w:r>
      </w:del>
      <w:r w:rsidRPr="00732353">
        <w:t>rado, el cual se describe en el presente anteproyecto.</w:t>
      </w:r>
      <w:r w:rsidR="00615587">
        <w:t xml:space="preserve"> </w:t>
      </w:r>
    </w:p>
    <w:p w14:paraId="24BBE16B" w14:textId="45B9EC37" w:rsidR="001E00BB" w:rsidRDefault="00E601E3" w:rsidP="00615587">
      <w:pPr>
        <w:tabs>
          <w:tab w:val="left" w:pos="6660"/>
        </w:tabs>
        <w:sectPr w:rsidR="001E00BB">
          <w:footerReference w:type="default" r:id="rId14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  <w:r>
        <w:rPr>
          <w:noProof/>
          <w:szCs w:val="24"/>
          <w:lang w:val="es-VE" w:eastAsia="es-VE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72BE15E" wp14:editId="36842B1A">
                <wp:simplePos x="0" y="0"/>
                <wp:positionH relativeFrom="column">
                  <wp:posOffset>920115</wp:posOffset>
                </wp:positionH>
                <wp:positionV relativeFrom="paragraph">
                  <wp:posOffset>32385</wp:posOffset>
                </wp:positionV>
                <wp:extent cx="3618000" cy="2163052"/>
                <wp:effectExtent l="0" t="0" r="1905" b="889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8000" cy="2163052"/>
                          <a:chOff x="0" y="0"/>
                          <a:chExt cx="3619267" cy="2164199"/>
                        </a:xfrm>
                      </wpg:grpSpPr>
                      <wps:wsp>
                        <wps:cNvPr id="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7941" y="0"/>
                            <a:ext cx="2160647" cy="15205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684A34" w14:textId="77777777" w:rsidR="00332387" w:rsidRDefault="00104A1E" w:rsidP="00F5102E">
                              <w:pPr>
                                <w:pStyle w:val="TextoFiguras"/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rFonts w:ascii="Calibri" w:hAnsi="Calibri"/>
                                  <w:szCs w:val="20"/>
                                  <w:lang w:val="es-VE" w:eastAsia="es-VE"/>
                                </w:rPr>
                                <w:pict w14:anchorId="0971A234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Picture 197" o:spid="_x0000_i1025" type="#_x0000_t75" style="width:153.2pt;height:112.2pt;visibility:visible;mso-wrap-style:square">
                                    <v:imagedata r:id="rId15" o:title=""/>
                                  </v:shape>
                                </w:pi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66282"/>
                            <a:ext cx="3619267" cy="5979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252757" w14:textId="301D18FE" w:rsidR="00332387" w:rsidRDefault="00332387" w:rsidP="00F5102E">
                              <w:pPr>
                                <w:pStyle w:val="Caption"/>
                                <w:spacing w:after="0"/>
                                <w:ind w:firstLine="0"/>
                                <w:jc w:val="center"/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Figura 2:</w:t>
                              </w:r>
                              <w:r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Modelo</w:t>
                              </w:r>
                              <w:ins w:id="77" w:author="Microsoft account" w:date="2017-01-19T10:11:00Z">
                                <w:r w:rsidR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ins>
                              <w:del w:id="78" w:author="Microsoft account" w:date="2017-01-19T10:11:00Z">
                                <w:r w:rsidDel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delText xml:space="preserve"> de</w:delText>
                                </w:r>
                              </w:del>
                              <w:del w:id="79" w:author="Microsoft account" w:date="2017-01-19T10:10:00Z">
                                <w:r w:rsidDel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delText xml:space="preserve"> </w:delText>
                                </w:r>
                              </w:del>
                              <w:r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Agilen</w:t>
                              </w:r>
                              <w:del w:id="80" w:author="Microsoft account" w:date="2017-01-19T10:11:00Z">
                                <w:r w:rsidDel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delText xml:space="preserve">t </w:delText>
                                </w:r>
                              </w:del>
                              <w:ins w:id="81" w:author="Microsoft account" w:date="2017-01-19T10:11:00Z">
                                <w:r w:rsidR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t xml:space="preserve">t </w:t>
                                </w:r>
                              </w:ins>
                              <w:r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del e</w:t>
                              </w:r>
                              <w:r w:rsidRPr="00E17403"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quipo para pruebas con fuente de ruido</w:t>
                              </w:r>
                              <w:del w:id="82" w:author="Microsoft account" w:date="2017-01-19T10:11:00Z">
                                <w:r w:rsidDel="00356D70">
                                  <w:delText xml:space="preserve"> </w:delText>
                                </w:r>
                                <w:r w:rsidDel="00356D70"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delText>Agilent</w:delText>
                                </w:r>
                              </w:del>
                              <w:r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N2002A </w:t>
                              </w:r>
                              <w:sdt>
                                <w:sdtPr>
                                  <w:rPr>
                                    <w:i w:val="0"/>
                                    <w:color w:val="auto"/>
                                    <w:sz w:val="24"/>
                                    <w:szCs w:val="24"/>
                                  </w:rPr>
                                  <w:id w:val="-907231139"/>
                                  <w:citation/>
                                </w:sdtPr>
                                <w:sdtEndPr/>
                                <w:sdtContent>
                                  <w:r w:rsidRPr="006C1948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6C1948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instrText xml:space="preserve"> CITATION How03 \l 3082 </w:instrText>
                                  </w:r>
                                  <w:r w:rsidRPr="006C1948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Pr="006C1948">
                                    <w:rPr>
                                      <w:i w:val="0"/>
                                      <w:noProof/>
                                      <w:color w:val="auto"/>
                                      <w:sz w:val="24"/>
                                      <w:szCs w:val="24"/>
                                    </w:rPr>
                                    <w:t>[3]</w:t>
                                  </w:r>
                                  <w:r w:rsidRPr="006C1948">
                                    <w:rPr>
                                      <w:i w:val="0"/>
                                      <w:color w:val="auto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>
                                <w:rPr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2E632F1D" w14:textId="77777777" w:rsidR="00332387" w:rsidRDefault="00332387" w:rsidP="00F5102E">
                              <w:pPr>
                                <w:pStyle w:val="TextoFiguras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BE15E" id="Group 7" o:spid="_x0000_s1039" style="position:absolute;left:0;text-align:left;margin-left:72.45pt;margin-top:2.55pt;width:284.9pt;height:170.3pt;z-index:251726848" coordsize="36192,21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">
                <v:shape id="Text Box 2" o:spid="_x0000_s1040" type="#_x0000_t202" style="position:absolute;left:7879;width:21606;height:15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YrcAA&#10;AADbAAAADwAAAGRycy9kb3ducmV2LnhtbERPTWvCQBC9F/wPywje6saCoURXKQWhiAe1HjwO2Wk2&#10;TXY2ZleN/945FHp8vO/levCtulEf68AGZtMMFHEZbM2VgdP35vUdVEzIFtvAZOBBEdar0csSCxvu&#10;fKDbMVVKQjgWaMCl1BVax9KRxzgNHbFwP6H3mAT2lbY93iXct/oty3LtsWZpcNjRp6OyOV69lOxi&#10;eT2Ey+9s1+iza3Kc793WmMl4+FiASjSkf/Gf+8sayGWsfJEf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iYrcAAAADbAAAADwAAAAAAAAAAAAAAAACYAgAAZHJzL2Rvd25y&#10;ZXYueG1sUEsFBgAAAAAEAAQA9QAAAIUDAAAAAA==&#10;" stroked="f">
                  <v:textbox style="mso-fit-shape-to-text:t">
                    <w:txbxContent>
                      <w:p w14:paraId="67684A34" w14:textId="77777777" w:rsidR="00332387" w:rsidRDefault="00C80AD0" w:rsidP="00F5102E">
                        <w:pPr>
                          <w:pStyle w:val="TextoFiguras"/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rFonts w:ascii="Calibri" w:hAnsi="Calibri"/>
                            <w:szCs w:val="20"/>
                            <w:lang w:val="es-VE" w:eastAsia="es-VE"/>
                          </w:rPr>
                          <w:pict w14:anchorId="0971A234">
                            <v:shape id="Picture 197" o:spid="_x0000_i1025" type="#_x0000_t75" style="width:153pt;height:111.75pt;visibility:visible;mso-wrap-style:square">
                              <v:imagedata r:id="rId16" o:title=""/>
                            </v:shape>
                          </w:pict>
                        </w:r>
                      </w:p>
                    </w:txbxContent>
                  </v:textbox>
                </v:shape>
                <v:shape id="Text Box 2" o:spid="_x0000_s1041" type="#_x0000_t202" style="position:absolute;top:15662;width:36192;height:5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9NsMA&#10;AADbAAAADwAAAGRycy9kb3ducmV2LnhtbESPzWrCQBSF9wXfYbiCuzqx0NBGRxGhUEoWjXbh8pK5&#10;ZmIyd9LMmMS37xQKXR7Oz8fZ7CbbioF6XztWsFomIIhLp2uuFHyd3h5fQPiArLF1TAru5GG3nT1s&#10;MNNu5IKGY6hEHGGfoQITQpdJ6UtDFv3SdcTRu7jeYoiyr6TucYzjtpVPSZJKizVHgsGODobK5niz&#10;EZL78la47+sqb+TZNCk+f5oPpRbzab8GEWgK/+G/9rtWkL7C75f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Q9NsMAAADbAAAADwAAAAAAAAAAAAAAAACYAgAAZHJzL2Rv&#10;d25yZXYueG1sUEsFBgAAAAAEAAQA9QAAAIgDAAAAAA==&#10;" stroked="f">
                  <v:textbox style="mso-fit-shape-to-text:t">
                    <w:txbxContent>
                      <w:p w14:paraId="6A252757" w14:textId="301D18FE" w:rsidR="00332387" w:rsidRDefault="00332387" w:rsidP="00F5102E">
                        <w:pPr>
                          <w:pStyle w:val="Caption"/>
                          <w:spacing w:after="0"/>
                          <w:ind w:firstLine="0"/>
                          <w:jc w:val="center"/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i w:val="0"/>
                            <w:color w:val="auto"/>
                            <w:sz w:val="24"/>
                            <w:szCs w:val="24"/>
                          </w:rPr>
                          <w:t>Figura 2:</w:t>
                        </w:r>
                        <w:r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Modelo</w:t>
                        </w:r>
                        <w:ins w:id="107" w:author="Microsoft account" w:date="2017-01-19T10:11:00Z">
                          <w:r w:rsidR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t xml:space="preserve"> </w:t>
                          </w:r>
                        </w:ins>
                        <w:del w:id="108" w:author="Microsoft account" w:date="2017-01-19T10:11:00Z">
                          <w:r w:rsidDel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delText xml:space="preserve"> de</w:delText>
                          </w:r>
                        </w:del>
                        <w:del w:id="109" w:author="Microsoft account" w:date="2017-01-19T10:10:00Z">
                          <w:r w:rsidDel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delText xml:space="preserve"> </w:delText>
                          </w:r>
                        </w:del>
                        <w:r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>Agilen</w:t>
                        </w:r>
                        <w:del w:id="110" w:author="Microsoft account" w:date="2017-01-19T10:11:00Z">
                          <w:r w:rsidDel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delText xml:space="preserve">t </w:delText>
                          </w:r>
                        </w:del>
                        <w:ins w:id="111" w:author="Microsoft account" w:date="2017-01-19T10:11:00Z">
                          <w:r w:rsidR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t xml:space="preserve">t </w:t>
                          </w:r>
                        </w:ins>
                        <w:r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>del e</w:t>
                        </w:r>
                        <w:r w:rsidRPr="00E17403"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>quipo para pruebas con fuente de ruido</w:t>
                        </w:r>
                        <w:del w:id="112" w:author="Microsoft account" w:date="2017-01-19T10:11:00Z">
                          <w:r w:rsidDel="00356D70">
                            <w:delText xml:space="preserve"> </w:delText>
                          </w:r>
                          <w:r w:rsidDel="00356D70"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delText>Agilent</w:delText>
                          </w:r>
                        </w:del>
                        <w:r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N2002A </w:t>
                        </w:r>
                        <w:sdt>
                          <w:sdtPr>
                            <w:rPr>
                              <w:i w:val="0"/>
                              <w:color w:val="auto"/>
                              <w:sz w:val="24"/>
                              <w:szCs w:val="24"/>
                            </w:rPr>
                            <w:id w:val="-907231139"/>
                            <w:citation/>
                          </w:sdtPr>
                          <w:sdtEndPr/>
                          <w:sdtContent>
                            <w:r w:rsidRPr="006C194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194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CITATION How03 \l 3082 </w:instrText>
                            </w:r>
                            <w:r w:rsidRPr="006C194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6C1948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[3]</w:t>
                            </w:r>
                            <w:r w:rsidRPr="006C194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>
                          <w:rPr>
                            <w:i w:val="0"/>
                            <w:color w:val="auto"/>
                            <w:sz w:val="24"/>
                            <w:szCs w:val="24"/>
                          </w:rPr>
                          <w:t>.</w:t>
                        </w:r>
                      </w:p>
                      <w:p w14:paraId="2E632F1D" w14:textId="77777777" w:rsidR="00332387" w:rsidRDefault="00332387" w:rsidP="00F5102E">
                        <w:pPr>
                          <w:pStyle w:val="TextoFiguras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D44D4">
        <w:t xml:space="preserve">Con los equipos que componen el SMFR de la figura 1 se pueden ejecutar diversas técnicas para medición </w:t>
      </w:r>
      <w:r w:rsidR="00C97B42">
        <w:t>de figura de ruido</w:t>
      </w:r>
      <w:r w:rsidR="00615587">
        <w:t xml:space="preserve">, entre ellas </w:t>
      </w:r>
      <w:r w:rsidR="00C97B42">
        <w:t>se tienen</w:t>
      </w:r>
      <w:r w:rsidR="00DD44D4">
        <w:t xml:space="preserve"> el mét</w:t>
      </w:r>
      <w:r w:rsidR="001C67A3">
        <w:t xml:space="preserve">odo del factor Y, el método de doble potencia de ruido o </w:t>
      </w:r>
      <w:r w:rsidR="00DD44D4">
        <w:t xml:space="preserve">el método </w:t>
      </w:r>
      <w:r w:rsidR="00EC3DD9">
        <w:t xml:space="preserve">de medición directa. Las técnicas de </w:t>
      </w:r>
      <w:ins w:id="83" w:author="Microsoft account" w:date="2017-01-19T02:49:00Z">
        <w:r w:rsidR="000E6979">
          <w:t>medición</w:t>
        </w:r>
      </w:ins>
      <w:del w:id="84" w:author="Microsoft account" w:date="2017-01-19T02:49:00Z">
        <w:r w:rsidR="00EC3DD9" w:rsidDel="000E6979">
          <w:delText>ruido</w:delText>
        </w:r>
      </w:del>
      <w:r w:rsidR="00EC3DD9">
        <w:t xml:space="preserve"> mencionadas</w:t>
      </w:r>
      <w:r w:rsidR="00DD44D4">
        <w:t xml:space="preserve"> </w:t>
      </w:r>
      <w:r w:rsidR="001D28AC">
        <w:t>proceden en dos fases, la primera</w:t>
      </w:r>
      <w:r w:rsidR="00615587">
        <w:t xml:space="preserve"> de ellas consiste en la</w:t>
      </w:r>
      <w:r w:rsidR="001D28AC">
        <w:t xml:space="preserve"> </w:t>
      </w:r>
      <w:r w:rsidR="00615587">
        <w:t xml:space="preserve">calibración </w:t>
      </w:r>
      <w:del w:id="85" w:author="Microsoft account" w:date="2017-01-19T02:50:00Z">
        <w:r w:rsidR="00615587" w:rsidDel="000E6979">
          <w:delText xml:space="preserve">y caracterización </w:delText>
        </w:r>
      </w:del>
      <w:r w:rsidR="001C67A3">
        <w:t xml:space="preserve">de la fuente </w:t>
      </w:r>
      <w:r w:rsidR="001D28AC">
        <w:t>de ruido</w:t>
      </w:r>
      <w:del w:id="86" w:author="Microsoft account" w:date="2017-01-19T02:51:00Z">
        <w:r w:rsidR="008E0BBA" w:rsidDel="000E6979">
          <w:delText xml:space="preserve"> en conjunto</w:delText>
        </w:r>
      </w:del>
      <w:ins w:id="87" w:author="Microsoft account" w:date="2017-01-19T02:51:00Z">
        <w:r w:rsidR="000E6979">
          <w:t xml:space="preserve"> en conjunto con la caracterización</w:t>
        </w:r>
      </w:ins>
      <w:ins w:id="88" w:author="Microsoft account" w:date="2017-01-19T10:15:00Z">
        <w:r w:rsidR="00FE14A4">
          <w:t xml:space="preserve"> </w:t>
        </w:r>
      </w:ins>
      <w:del w:id="89" w:author="Microsoft account" w:date="2017-01-19T10:15:00Z">
        <w:r w:rsidR="008E0BBA" w:rsidDel="00FE14A4">
          <w:delText xml:space="preserve"> </w:delText>
        </w:r>
      </w:del>
      <w:ins w:id="90" w:author="Microsoft account" w:date="2017-01-19T10:15:00Z">
        <w:r w:rsidR="00FE14A4">
          <w:t>de</w:t>
        </w:r>
      </w:ins>
      <w:del w:id="91" w:author="Microsoft account" w:date="2017-01-19T10:15:00Z">
        <w:r w:rsidR="008E0BBA" w:rsidDel="00FE14A4">
          <w:delText>con</w:delText>
        </w:r>
      </w:del>
      <w:r w:rsidR="008E0BBA">
        <w:t xml:space="preserve"> los </w:t>
      </w:r>
      <w:r w:rsidR="00615587">
        <w:t xml:space="preserve">dispositivos </w:t>
      </w:r>
      <w:r w:rsidR="001C67A3">
        <w:t xml:space="preserve">auxiliares empleados en </w:t>
      </w:r>
      <w:ins w:id="92" w:author="Microsoft account" w:date="2017-01-19T02:51:00Z">
        <w:r w:rsidR="000E6979">
          <w:t>el proceso de medida</w:t>
        </w:r>
      </w:ins>
      <w:del w:id="93" w:author="Microsoft account" w:date="2017-01-19T02:51:00Z">
        <w:r w:rsidR="001C67A3" w:rsidDel="000E6979">
          <w:delText>la medición</w:delText>
        </w:r>
      </w:del>
      <w:r w:rsidR="00615587">
        <w:t>.</w:t>
      </w:r>
      <w:r w:rsidR="001D28AC">
        <w:t xml:space="preserve"> </w:t>
      </w:r>
      <w:r w:rsidR="00615587">
        <w:t xml:space="preserve">La segunda fase consiste en la medición </w:t>
      </w:r>
      <w:r w:rsidR="00C97B42">
        <w:t>de la figura de ruido</w:t>
      </w:r>
      <w:r w:rsidR="00615587">
        <w:t xml:space="preserve"> sobre el dispositivo</w:t>
      </w:r>
      <w:ins w:id="94" w:author="Microsoft account" w:date="2017-01-19T02:52:00Z">
        <w:r w:rsidR="000E6979">
          <w:t xml:space="preserve"> </w:t>
        </w:r>
      </w:ins>
      <w:del w:id="95" w:author="Microsoft account" w:date="2017-01-19T02:52:00Z">
        <w:r w:rsidR="00615587" w:rsidDel="000E6979">
          <w:delText xml:space="preserve"> </w:delText>
        </w:r>
      </w:del>
      <w:r w:rsidR="00615587">
        <w:t>objeto de la prueba</w:t>
      </w:r>
      <w:r w:rsidR="00EC3DD9">
        <w:t xml:space="preserve">. </w:t>
      </w:r>
    </w:p>
    <w:p w14:paraId="619F7FA2" w14:textId="5A227F24" w:rsidR="008904E7" w:rsidRDefault="00EC3DD9" w:rsidP="00297CAA">
      <w:pPr>
        <w:tabs>
          <w:tab w:val="left" w:pos="6660"/>
        </w:tabs>
        <w:rPr>
          <w:szCs w:val="24"/>
        </w:rPr>
      </w:pPr>
      <w:r>
        <w:t>Laboratorios especializados y organismos de certificación son capaces de realizar</w:t>
      </w:r>
      <w:r w:rsidR="001D28AC">
        <w:t xml:space="preserve"> el servicio de calibración</w:t>
      </w:r>
      <w:ins w:id="96" w:author="Microsoft account" w:date="2017-01-19T02:53:00Z">
        <w:r w:rsidR="000E6979">
          <w:t xml:space="preserve"> de las fuentes de ruido</w:t>
        </w:r>
      </w:ins>
      <w:r w:rsidR="001D28AC">
        <w:t xml:space="preserve">. </w:t>
      </w:r>
      <w:r w:rsidR="00AC4A82">
        <w:t>Si no se desea depender de un ente externo para la calibración, KeySight</w:t>
      </w:r>
      <w:r w:rsidR="001D28AC">
        <w:t xml:space="preserve"> Technologies</w:t>
      </w:r>
      <w:r w:rsidR="00AC4A82">
        <w:t xml:space="preserve"> </w:t>
      </w:r>
      <w:r w:rsidR="001D28AC">
        <w:t xml:space="preserve">ha desarrollado </w:t>
      </w:r>
      <w:r w:rsidR="00AC4A82">
        <w:t>un equipo que permite</w:t>
      </w:r>
      <w:r>
        <w:t xml:space="preserve"> </w:t>
      </w:r>
      <w:r w:rsidR="00E918E0">
        <w:t xml:space="preserve">realizar este proceso </w:t>
      </w:r>
      <w:r>
        <w:t xml:space="preserve">en sitio, </w:t>
      </w:r>
      <w:r w:rsidR="001D28AC">
        <w:t>el  N2002A, equipo para pruebas con fuente de ruido</w:t>
      </w:r>
      <w:r w:rsidR="00AC4A82">
        <w:t xml:space="preserve">, empleado </w:t>
      </w:r>
      <w:r w:rsidR="001D28AC">
        <w:t>en conjunto con un analizador de figura</w:t>
      </w:r>
      <w:r w:rsidR="00AC4A82">
        <w:t xml:space="preserve"> de ruido (N8975A) y </w:t>
      </w:r>
      <w:r w:rsidR="00615587">
        <w:t>un dispositivo de la serie</w:t>
      </w:r>
      <w:r w:rsidR="00AC4A82">
        <w:t xml:space="preserve"> 11713</w:t>
      </w:r>
      <w:r w:rsidR="009B2B25">
        <w:t>.</w:t>
      </w:r>
    </w:p>
    <w:p w14:paraId="1C0048FA" w14:textId="15775519" w:rsidR="00C72034" w:rsidRDefault="00C72034" w:rsidP="00F746F6">
      <w:pPr>
        <w:rPr>
          <w:szCs w:val="24"/>
        </w:rPr>
      </w:pPr>
      <w:r>
        <w:rPr>
          <w:noProof/>
          <w:lang w:val="es-VE" w:eastAsia="es-VE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0" wp14:anchorId="6A74C800" wp14:editId="1AE5C6FB">
                <wp:simplePos x="0" y="0"/>
                <wp:positionH relativeFrom="column">
                  <wp:posOffset>-496570</wp:posOffset>
                </wp:positionH>
                <wp:positionV relativeFrom="paragraph">
                  <wp:posOffset>2162810</wp:posOffset>
                </wp:positionV>
                <wp:extent cx="6313805" cy="3959860"/>
                <wp:effectExtent l="0" t="0" r="0" b="254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805" cy="3959860"/>
                          <a:chOff x="0" y="0"/>
                          <a:chExt cx="6314467" cy="3961253"/>
                        </a:xfrm>
                      </wpg:grpSpPr>
                      <wps:wsp>
                        <wps:cNvPr id="247" name="Text Box 247"/>
                        <wps:cNvSpPr txBox="1"/>
                        <wps:spPr>
                          <a:xfrm>
                            <a:off x="428017" y="3638144"/>
                            <a:ext cx="5886450" cy="3231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95CD4" w14:textId="77777777" w:rsidR="00332387" w:rsidRPr="0084598C" w:rsidRDefault="00332387" w:rsidP="00165812">
                              <w:pPr>
                                <w:pStyle w:val="TextoFiguras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Figura 3</w:t>
                              </w:r>
                              <w:r w:rsidRPr="003D7DAA">
                                <w:rPr>
                                  <w:b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84598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Estructura interna del Agilent N2002A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1998765555"/>
                                  <w:citation/>
                                </w:sdtPr>
                                <w:sdtEndPr/>
                                <w:sdtContent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How03 \l 3082 </w:instrTex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40619B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[3]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 w:rsidRPr="006235C7"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0F1AF3DA" w14:textId="77777777" w:rsidR="00332387" w:rsidRPr="00220A6D" w:rsidRDefault="00332387" w:rsidP="00165812">
                              <w:pPr>
                                <w:pStyle w:val="TextoFiguras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33855" y="0"/>
                            <a:ext cx="4415155" cy="31523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22D4CC" w14:textId="77777777" w:rsidR="00332387" w:rsidRDefault="00332387" w:rsidP="00970C4D">
                              <w:pPr>
                                <w:pStyle w:val="TextoFiguras"/>
                              </w:pPr>
                              <w:r>
                                <w:rPr>
                                  <w:noProof/>
                                  <w:lang w:val="es-VE" w:eastAsia="es-VE"/>
                                </w:rPr>
                                <w:drawing>
                                  <wp:inline distT="0" distB="0" distL="0" distR="0" wp14:anchorId="3481C283" wp14:editId="710FF893">
                                    <wp:extent cx="4320000" cy="3027600"/>
                                    <wp:effectExtent l="0" t="0" r="4445" b="1905"/>
                                    <wp:docPr id="46" name="Picture 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320000" cy="3027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2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9" y="510379"/>
                            <a:ext cx="1042045" cy="647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BBA5B6" w14:textId="77777777" w:rsidR="00332387" w:rsidRPr="00485161" w:rsidRDefault="00332387" w:rsidP="00485161">
                              <w:pPr>
                                <w:pStyle w:val="TextoFiguras"/>
                                <w:jc w:val="right"/>
                              </w:pPr>
                              <w:r w:rsidRPr="00485161">
                                <w:t>Desde la fuente de ruido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4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77046"/>
                            <a:ext cx="1228725" cy="466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E91FAA" w14:textId="77777777" w:rsidR="00332387" w:rsidRPr="0026760C" w:rsidRDefault="00332387" w:rsidP="000E5221">
                              <w:pPr>
                                <w:pStyle w:val="TextoFiguras"/>
                                <w:jc w:val="right"/>
                              </w:pPr>
                              <w:r>
                                <w:t>Al analizador de figura de ruido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6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3599234" y="885217"/>
                            <a:ext cx="819150" cy="27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580D6F" w14:textId="77777777" w:rsidR="00332387" w:rsidRPr="0026760C" w:rsidRDefault="00332387" w:rsidP="00970C4D">
                              <w:pPr>
                                <w:pStyle w:val="TextoFiguras"/>
                              </w:pPr>
                              <w:r>
                                <w:t>Aisladores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7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3482502" y="1235412"/>
                            <a:ext cx="962025" cy="276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5076E0" w14:textId="77777777" w:rsidR="00332387" w:rsidRPr="0026760C" w:rsidRDefault="00332387" w:rsidP="00970C4D">
                              <w:pPr>
                                <w:pStyle w:val="TextoFiguras"/>
                              </w:pPr>
                              <w:r>
                                <w:t>Atenuadores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68" name="Straight Arrow Connector 268"/>
                        <wps:cNvCnPr/>
                        <wps:spPr>
                          <a:xfrm flipH="1">
                            <a:off x="3073940" y="1459148"/>
                            <a:ext cx="8953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  <a:effectLst>
                            <a:outerShdw blurRad="292100" dist="38100" dir="2700000" algn="tl" rotWithShape="0">
                              <a:schemeClr val="bg1"/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Straight Arrow Connector 269"/>
                        <wps:cNvCnPr/>
                        <wps:spPr>
                          <a:xfrm flipH="1">
                            <a:off x="3356042" y="1108953"/>
                            <a:ext cx="6096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4980562" y="389106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83B2A8" w14:textId="6AB0FA6E" w:rsidR="00332387" w:rsidRPr="0026760C" w:rsidRDefault="00332387" w:rsidP="00970C4D">
                              <w:pPr>
                                <w:pStyle w:val="TextoFiguras"/>
                              </w:pPr>
                              <w:r>
                                <w:t>Desde el 11713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1" name="Straight Arrow Connector 271"/>
                        <wps:cNvCnPr/>
                        <wps:spPr>
                          <a:xfrm flipH="1">
                            <a:off x="4912468" y="603114"/>
                            <a:ext cx="5429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4970834" y="1994170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34B260" w14:textId="4433E6EB" w:rsidR="00332387" w:rsidRPr="0026760C" w:rsidRDefault="00332387" w:rsidP="00970C4D">
                              <w:pPr>
                                <w:pStyle w:val="TextoFiguras"/>
                              </w:pPr>
                              <w:r>
                                <w:t>Desde el 11713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3" name="Straight Arrow Connector 273"/>
                        <wps:cNvCnPr/>
                        <wps:spPr>
                          <a:xfrm flipH="1">
                            <a:off x="4902740" y="2208178"/>
                            <a:ext cx="5429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Elbow Connector 274"/>
                        <wps:cNvCnPr/>
                        <wps:spPr>
                          <a:xfrm flipV="1">
                            <a:off x="2140085" y="2431914"/>
                            <a:ext cx="409575" cy="683796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Elbow Connector 275"/>
                        <wps:cNvCnPr/>
                        <wps:spPr>
                          <a:xfrm flipV="1">
                            <a:off x="2500008" y="2431914"/>
                            <a:ext cx="257175" cy="923791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Elbow Connector 276"/>
                        <wps:cNvCnPr/>
                        <wps:spPr>
                          <a:xfrm flipH="1" flipV="1">
                            <a:off x="2986391" y="2441642"/>
                            <a:ext cx="428625" cy="1047598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Elbow Connector 277"/>
                        <wps:cNvCnPr/>
                        <wps:spPr>
                          <a:xfrm flipH="1" flipV="1">
                            <a:off x="3210128" y="2451370"/>
                            <a:ext cx="142875" cy="809507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1118681" y="2996119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B1F09" w14:textId="77777777" w:rsidR="00332387" w:rsidRPr="0026760C" w:rsidRDefault="00332387" w:rsidP="000E5221">
                              <w:pPr>
                                <w:pStyle w:val="TextoFiguras"/>
                                <w:jc w:val="right"/>
                              </w:pPr>
                              <w:r>
                                <w:t>18 a 26.5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79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1468877" y="3229583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16F792" w14:textId="77777777" w:rsidR="00332387" w:rsidRPr="0026760C" w:rsidRDefault="00332387" w:rsidP="000E5221">
                              <w:pPr>
                                <w:pStyle w:val="TextoFiguras"/>
                                <w:jc w:val="right"/>
                              </w:pPr>
                              <w:r>
                                <w:t>12 a 18 GHz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0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3249038" y="3356042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EC815" w14:textId="77777777" w:rsidR="00332387" w:rsidRDefault="00332387" w:rsidP="00970C4D">
                              <w:pPr>
                                <w:pStyle w:val="TextoFiguras"/>
                              </w:pPr>
                              <w:r>
                                <w:t>6 a 12 GHz</w:t>
                              </w:r>
                            </w:p>
                            <w:p w14:paraId="684EA990" w14:textId="77777777" w:rsidR="00332387" w:rsidRPr="0026760C" w:rsidRDefault="00332387" w:rsidP="00970C4D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36 a 12 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1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3297677" y="3132306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53708" w14:textId="77777777" w:rsidR="00332387" w:rsidRPr="00970C4D" w:rsidRDefault="00332387" w:rsidP="00970C4D">
                              <w:pPr>
                                <w:pStyle w:val="TextoFiguras"/>
                                <w:jc w:val="left"/>
                              </w:pPr>
                              <w:r w:rsidRPr="00970C4D">
                                <w:t>3 a 6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282" name="Elbow Connector 282"/>
                        <wps:cNvCnPr/>
                        <wps:spPr>
                          <a:xfrm flipH="1" flipV="1">
                            <a:off x="3414408" y="2441642"/>
                            <a:ext cx="142875" cy="561893"/>
                          </a:xfrm>
                          <a:prstGeom prst="bentConnector3">
                            <a:avLst>
                              <a:gd name="adj1" fmla="val 1008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3482502" y="2879387"/>
                            <a:ext cx="1085850" cy="257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83DE00" w14:textId="77777777" w:rsidR="00332387" w:rsidRPr="0026760C" w:rsidRDefault="00332387" w:rsidP="000E5221">
                              <w:pPr>
                                <w:pStyle w:val="TextoFiguras"/>
                                <w:jc w:val="left"/>
                              </w:pPr>
                              <w:r>
                                <w:t>Hasta 3 GHz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b" anchorCtr="0"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758757" y="1118680"/>
                            <a:ext cx="515512" cy="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729574" y="1643974"/>
                            <a:ext cx="515512" cy="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4C800" id="Group 21" o:spid="_x0000_s1042" style="position:absolute;left:0;text-align:left;margin-left:-39.1pt;margin-top:170.3pt;width:497.15pt;height:311.8pt;z-index:251697152;mso-width-relative:margin;mso-height-relative:margin" coordsize="63144,39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" o:allowoverlap="f">
                <v:shape id="Text Box 247" o:spid="_x0000_s1043" type="#_x0000_t202" style="position:absolute;left:4280;top:36381;width:58864;height:3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Ky8cA&#10;AADcAAAADwAAAGRycy9kb3ducmV2LnhtbESPzWvCQBTE70L/h+UVetNNQ1slZhUJSEXagx8Xb8/s&#10;ywdm36bZrab9611B8DjMzG+YdN6bRpypc7VlBa+jCARxbnXNpYL9bjmcgHAeWWNjmRT8kYP57GmQ&#10;YqLthTd03vpSBAi7BBVU3reJlC6vyKAb2ZY4eIXtDPogu1LqDi8BbhoZR9GHNFhzWKiwpayi/LT9&#10;NQrW2fIbN8fYTP6b7POrWLQ/+8O7Ui/P/WIKwlPvH+F7e6UVxG9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ySsvHAAAA3AAAAA8AAAAAAAAAAAAAAAAAmAIAAGRy&#10;cy9kb3ducmV2LnhtbFBLBQYAAAAABAAEAPUAAACMAwAAAAA=&#10;" filled="f" stroked="f" strokeweight=".5pt">
                  <v:textbox>
                    <w:txbxContent>
                      <w:p w14:paraId="32695CD4" w14:textId="77777777" w:rsidR="00332387" w:rsidRPr="0084598C" w:rsidRDefault="00332387" w:rsidP="00165812">
                        <w:pPr>
                          <w:pStyle w:val="TextoFiguras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Figura 3</w:t>
                        </w:r>
                        <w:r w:rsidRPr="003D7DAA">
                          <w:rPr>
                            <w:b/>
                            <w:sz w:val="24"/>
                            <w:szCs w:val="24"/>
                          </w:rPr>
                          <w:t>:</w:t>
                        </w:r>
                        <w:r w:rsidRPr="0084598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Estructura interna del Agilent N2002A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1998765555"/>
                            <w:citation/>
                          </w:sdtPr>
                          <w:sdtEndPr/>
                          <w:sdtContent>
                            <w:r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instrText xml:space="preserve"> CITATION How03 \l 3082 </w:instrTex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0619B">
                              <w:rPr>
                                <w:noProof/>
                                <w:sz w:val="24"/>
                                <w:szCs w:val="24"/>
                              </w:rPr>
                              <w:t>[3]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 w:rsidRPr="006235C7">
                          <w:rPr>
                            <w:sz w:val="24"/>
                            <w:szCs w:val="24"/>
                          </w:rPr>
                          <w:t>.</w:t>
                        </w:r>
                      </w:p>
                      <w:p w14:paraId="0F1AF3DA" w14:textId="77777777" w:rsidR="00332387" w:rsidRPr="00220A6D" w:rsidRDefault="00332387" w:rsidP="00165812">
                        <w:pPr>
                          <w:pStyle w:val="TextoFiguras"/>
                        </w:pPr>
                      </w:p>
                    </w:txbxContent>
                  </v:textbox>
                </v:shape>
                <v:shape id="Text Box 2" o:spid="_x0000_s1044" type="#_x0000_t202" style="position:absolute;left:9338;width:44152;height:31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puVsQA&#10;AADcAAAADwAAAGRycy9kb3ducmV2LnhtbESP0WqDQBRE3wP9h+UW+hLqqjSmMdmEttCSV00+4Ore&#10;qNS9K+42mr/vFgp5HGbmDLM7zKYXVxpdZ1lBEsUgiGurO24UnE+fz68gnEfW2FsmBTdycNg/LHaY&#10;aztxQdfSNyJA2OWooPV+yKV0dUsGXWQH4uBd7GjQBzk2Uo84BbjpZRrHmTTYcVhocaCPlurv8sco&#10;uByn5WozVV/+vC5esnfs1pW9KfX0OL9tQXia/T383z5qBWmWwN+Zc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qblbEAAAA3AAAAA8AAAAAAAAAAAAAAAAAmAIAAGRycy9k&#10;b3ducmV2LnhtbFBLBQYAAAAABAAEAPUAAACJAwAAAAA=&#10;" stroked="f">
                  <v:textbox>
                    <w:txbxContent>
                      <w:p w14:paraId="4422D4CC" w14:textId="77777777" w:rsidR="00332387" w:rsidRDefault="00332387" w:rsidP="00970C4D">
                        <w:pPr>
                          <w:pStyle w:val="TextoFiguras"/>
                        </w:pPr>
                        <w:r>
                          <w:rPr>
                            <w:noProof/>
                            <w:lang w:val="es-VE" w:eastAsia="es-VE"/>
                          </w:rPr>
                          <w:drawing>
                            <wp:inline distT="0" distB="0" distL="0" distR="0" wp14:anchorId="3481C283" wp14:editId="710FF893">
                              <wp:extent cx="4320000" cy="3027600"/>
                              <wp:effectExtent l="0" t="0" r="4445" b="1905"/>
                              <wp:docPr id="46" name="Picture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320000" cy="3027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62" o:spid="_x0000_s1045" type="#_x0000_t202" style="position:absolute;left:1169;top:5103;width:10421;height:647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xQGsQA&#10;AADcAAAADwAAAGRycy9kb3ducmV2LnhtbESP3YrCMBSE7wXfIRzBO00tItI1ivgD3siuug9w2hzb&#10;anNSmmjbt98sLOzlMDPfMKtNZyrxpsaVlhXMphEI4szqknMF37fjZAnCeWSNlWVS0JODzXo4WGGi&#10;bcsXel99LgKEXYIKCu/rREqXFWTQTW1NHLy7bQz6IJtc6gbbADeVjKNoIQ2WHBYKrGlXUPa8voyC&#10;w1fap/PZ4zjfR32qP9vzLnudlRqPuu0HCE+d/w//tU9aQbyI4fdMO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sUBrEAAAA3AAAAA8AAAAAAAAAAAAAAAAAmAIAAGRycy9k&#10;b3ducmV2LnhtbFBLBQYAAAAABAAEAPUAAACJAwAAAAA=&#10;" filled="f" stroked="f">
                  <v:textbox>
                    <w:txbxContent>
                      <w:p w14:paraId="4BBBA5B6" w14:textId="77777777" w:rsidR="00332387" w:rsidRPr="00485161" w:rsidRDefault="00332387" w:rsidP="00485161">
                        <w:pPr>
                          <w:pStyle w:val="TextoFiguras"/>
                          <w:jc w:val="right"/>
                        </w:pPr>
                        <w:r w:rsidRPr="00485161">
                          <w:t>Desde la fuente de ruido</w:t>
                        </w:r>
                      </w:p>
                    </w:txbxContent>
                  </v:textbox>
                </v:shape>
                <v:shape id="Text Box 264" o:spid="_x0000_s1046" type="#_x0000_t202" style="position:absolute;top:11770;width:12287;height:466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t9cQA&#10;AADcAAAADwAAAGRycy9kb3ducmV2LnhtbESP3YrCMBSE7xd8h3AE79ZUKbJUo4g/4I24qz7AaXNs&#10;q81JaaJt394sLOzlMDPfMItVZyrxosaVlhVMxhEI4szqknMF18v+8wuE88gaK8ukoCcHq+XgY4GJ&#10;ti3/0OvscxEg7BJUUHhfJ1K6rCCDbmxr4uDdbGPQB9nkUjfYBrip5DSKZtJgyWGhwJo2BWWP89Mo&#10;2H2nfRpP7vt4G/WpPrXHTfY8KjUadus5CE+d/w//tQ9awXQWw++Zc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JbfXEAAAA3AAAAA8AAAAAAAAAAAAAAAAAmAIAAGRycy9k&#10;b3ducmV2LnhtbFBLBQYAAAAABAAEAPUAAACJAwAAAAA=&#10;" filled="f" stroked="f">
                  <v:textbox>
                    <w:txbxContent>
                      <w:p w14:paraId="06E91FAA" w14:textId="77777777" w:rsidR="00332387" w:rsidRPr="0026760C" w:rsidRDefault="00332387" w:rsidP="000E5221">
                        <w:pPr>
                          <w:pStyle w:val="TextoFiguras"/>
                          <w:jc w:val="right"/>
                        </w:pPr>
                        <w:r>
                          <w:t>Al analizador de figura de ruido</w:t>
                        </w:r>
                      </w:p>
                    </w:txbxContent>
                  </v:textbox>
                </v:shape>
                <v:shape id="Text Box 266" o:spid="_x0000_s1047" type="#_x0000_t202" style="position:absolute;left:35992;top:8852;width:8191;height:27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WGcQA&#10;AADcAAAADwAAAGRycy9kb3ducmV2LnhtbESP3YrCMBSE7wXfIRzBO00VKdI1irgreCPrzz7AaXO2&#10;7dqclCba9u03guDlMDPfMKtNZyrxoMaVlhXMphEI4szqknMFP9f9ZAnCeWSNlWVS0JODzXo4WGGi&#10;bctnelx8LgKEXYIKCu/rREqXFWTQTW1NHLxf2xj0QTa51A22AW4qOY+iWBosOSwUWNOuoOx2uRsF&#10;X6e0Txezv/3iM+pT/d0ed9n9qNR41G0/QHjq/Dv8ah+0gnkcw/NMO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XVhnEAAAA3AAAAA8AAAAAAAAAAAAAAAAAmAIAAGRycy9k&#10;b3ducmV2LnhtbFBLBQYAAAAABAAEAPUAAACJAwAAAAA=&#10;" filled="f" stroked="f">
                  <v:textbox>
                    <w:txbxContent>
                      <w:p w14:paraId="4B580D6F" w14:textId="77777777" w:rsidR="00332387" w:rsidRPr="0026760C" w:rsidRDefault="00332387" w:rsidP="00970C4D">
                        <w:pPr>
                          <w:pStyle w:val="TextoFiguras"/>
                        </w:pPr>
                        <w:r>
                          <w:t>Aisladores</w:t>
                        </w:r>
                      </w:p>
                    </w:txbxContent>
                  </v:textbox>
                </v:shape>
                <v:shape id="Text Box 267" o:spid="_x0000_s1048" type="#_x0000_t202" style="position:absolute;left:34825;top:12354;width:9620;height:276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vzgsUA&#10;AADcAAAADwAAAGRycy9kb3ducmV2LnhtbESP3YrCMBSE7xd8h3AE7zRVRKVrFPEHvBHXnwc4bc62&#10;3W1OShNt+/ZGWNjLYWa+YZbr1pTiSbUrLCsYjyIQxKnVBWcK7rfDcAHCeWSNpWVS0JGD9ar3scRY&#10;24Yv9Lz6TAQIuxgV5N5XsZQuzcmgG9mKOHjftjbog6wzqWtsAtyUchJFM2mw4LCQY0XbnNLf68Mo&#10;2H8lXTId/xymu6hL9Lk5bdPHSalBv918gvDU+v/wX/uoFUxmc3ifCUdAr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/OCxQAAANwAAAAPAAAAAAAAAAAAAAAAAJgCAABkcnMv&#10;ZG93bnJldi54bWxQSwUGAAAAAAQABAD1AAAAigMAAAAA&#10;" filled="f" stroked="f">
                  <v:textbox>
                    <w:txbxContent>
                      <w:p w14:paraId="355076E0" w14:textId="77777777" w:rsidR="00332387" w:rsidRPr="0026760C" w:rsidRDefault="00332387" w:rsidP="00970C4D">
                        <w:pPr>
                          <w:pStyle w:val="TextoFiguras"/>
                        </w:pPr>
                        <w:r>
                          <w:t>Atenuadores</w:t>
                        </w:r>
                      </w:p>
                    </w:txbxContent>
                  </v:textbox>
                </v:shape>
                <v:shape id="Straight Arrow Connector 268" o:spid="_x0000_s1049" type="#_x0000_t32" style="position:absolute;left:30739;top:14591;width:895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rA5cIAAADcAAAADwAAAGRycy9kb3ducmV2LnhtbERP3WrCMBS+H+wdwhnsbqaTUV1nWkQQ&#10;2puB1Qc4a45tt+YkNrF2b79cDLz8+P43xWwGMdHoe8sKXhcJCOLG6p5bBafj/mUNwgdkjYNlUvBL&#10;Hor88WGDmbY3PtBUh1bEEPYZKuhCcJmUvunIoF9YRxy5sx0NhgjHVuoRbzHcDHKZJKk02HNs6NDR&#10;rqPmp74aBfT5Va6ub/X5PZjKXQ599a3XTqnnp3n7ASLQHO7if3epFSzTuDaeiUdA5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4rA5cIAAADcAAAADwAAAAAAAAAAAAAA&#10;AAChAgAAZHJzL2Rvd25yZXYueG1sUEsFBgAAAAAEAAQA+QAAAJADAAAAAA==&#10;" strokecolor="black [3213]" strokeweight=".5pt">
                  <v:stroke endarrow="block" joinstyle="miter"/>
                  <v:shadow on="t" color="white [3212]" origin="-.5,-.5" offset=".74836mm,.74836mm"/>
                </v:shape>
                <v:shape id="Straight Arrow Connector 269" o:spid="_x0000_s1050" type="#_x0000_t32" style="position:absolute;left:33560;top:11089;width:609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9d58YAAADcAAAADwAAAGRycy9kb3ducmV2LnhtbESP0WrCQBRE3wv+w3KFvojuNg+xja4i&#10;pRVLsdDED7hkr0kwezfNrhr/vlsQ+jjMzBlmuR5sKy7U+8axhqeZAkFcOtNwpeFQvE+fQfiAbLB1&#10;TBpu5GG9Gj0sMTPuyt90yUMlIoR9hhrqELpMSl/WZNHPXEccvaPrLYYo+0qaHq8RbluZKJVKiw3H&#10;hRo7eq2pPOVnq8G+bXfzYXLbT2z7U5hPrz6+gtL6cTxsFiACDeE/fG/vjIYkfYG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/XefGAAAA3AAAAA8AAAAAAAAA&#10;AAAAAAAAoQIAAGRycy9kb3ducmV2LnhtbFBLBQYAAAAABAAEAPkAAACUAwAAAAA=&#10;" strokecolor="black [3213]" strokeweight=".5pt">
                  <v:stroke endarrow="block" joinstyle="miter"/>
                </v:shape>
                <v:shape id="Text Box 270" o:spid="_x0000_s1051" type="#_x0000_t202" style="position:absolute;left:49805;top:3891;width:10859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v9K8EA&#10;AADcAAAADwAAAGRycy9kb3ducmV2LnhtbERPzYrCMBC+L/gOYYS9rakirlSjiK7gRXatPsC0Gdtq&#10;MylNtO3bbw6Cx4/vf7nuTCWe1LjSsoLxKAJBnFldcq7gct5/zUE4j6yxskwKenKwXg0+lhhr2/KJ&#10;nonPRQhhF6OCwvs6ltJlBRl0I1sTB+5qG4M+wCaXusE2hJtKTqJoJg2WHBoKrGlbUHZPHkbBz1/a&#10;p9PxbT/dRX2qf9vjNnsclfocdpsFCE+df4tf7oNWMPkO8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r/SvBAAAA3AAAAA8AAAAAAAAAAAAAAAAAmAIAAGRycy9kb3du&#10;cmV2LnhtbFBLBQYAAAAABAAEAPUAAACGAwAAAAA=&#10;" filled="f" stroked="f">
                  <v:textbox>
                    <w:txbxContent>
                      <w:p w14:paraId="2983B2A8" w14:textId="6AB0FA6E" w:rsidR="00332387" w:rsidRPr="0026760C" w:rsidRDefault="00332387" w:rsidP="00970C4D">
                        <w:pPr>
                          <w:pStyle w:val="TextoFiguras"/>
                        </w:pPr>
                        <w:r>
                          <w:t>Desde el 11713</w:t>
                        </w:r>
                      </w:p>
                    </w:txbxContent>
                  </v:textbox>
                </v:shape>
                <v:shape id="Straight Arrow Connector 271" o:spid="_x0000_s1052" type="#_x0000_t32" style="position:absolute;left:49124;top:6031;width:54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DHPMUAAADcAAAADwAAAGRycy9kb3ducmV2LnhtbESP0WrCQBRE3wv9h+UWfBHdTR60RFcp&#10;0pZIUaj6AZfsNQnN3o3ZrSZ/7xaEPg4zc4ZZrnvbiCt1vnasIZkqEMSFMzWXGk7Hj8krCB+QDTaO&#10;ScNAHtar56clZsbd+Juuh1CKCGGfoYYqhDaT0hcVWfRT1xJH7+w6iyHKrpSmw1uE20amSs2kxZrj&#10;QoUtbSoqfg6/VoN9/8zn/XjYjW1zOZovr7b7oLQevfRvCxCB+vAffrRzoyGdJ/B3Jh4Bu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VDHPMUAAADcAAAADwAAAAAAAAAA&#10;AAAAAAChAgAAZHJzL2Rvd25yZXYueG1sUEsFBgAAAAAEAAQA+QAAAJMDAAAAAA==&#10;" strokecolor="black [3213]" strokeweight=".5pt">
                  <v:stroke endarrow="block" joinstyle="miter"/>
                </v:shape>
                <v:shape id="Text Box 272" o:spid="_x0000_s1053" type="#_x0000_t202" style="position:absolute;left:49708;top:19941;width:10858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XGx8UA&#10;AADcAAAADwAAAGRycy9kb3ducmV2LnhtbESP3WrCQBSE7wu+w3KE3tWNQaxEVxF/oDfS+vMAJ9lj&#10;Es2eDdnVJG/vFgq9HGbmG2ax6kwlntS40rKC8SgCQZxZXXKu4HLef8xAOI+ssbJMCnpysFoO3haY&#10;aNvykZ4nn4sAYZeggsL7OpHSZQUZdCNbEwfvahuDPsgml7rBNsBNJeMomkqDJYeFAmvaFJTdTw+j&#10;YPeT9ulkfNtPtlGf6u/2sMkeB6Xeh916DsJT5//Df+0vrSD+jOH3TD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NcbHxQAAANwAAAAPAAAAAAAAAAAAAAAAAJgCAABkcnMv&#10;ZG93bnJldi54bWxQSwUGAAAAAAQABAD1AAAAigMAAAAA&#10;" filled="f" stroked="f">
                  <v:textbox>
                    <w:txbxContent>
                      <w:p w14:paraId="3D34B260" w14:textId="4433E6EB" w:rsidR="00332387" w:rsidRPr="0026760C" w:rsidRDefault="00332387" w:rsidP="00970C4D">
                        <w:pPr>
                          <w:pStyle w:val="TextoFiguras"/>
                        </w:pPr>
                        <w:r>
                          <w:t>Desde el 11713</w:t>
                        </w:r>
                      </w:p>
                    </w:txbxContent>
                  </v:textbox>
                </v:shape>
                <v:shape id="Straight Arrow Connector 273" o:spid="_x0000_s1054" type="#_x0000_t32" style="position:absolute;left:49027;top:22081;width:54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780MUAAADcAAAADwAAAGRycy9kb3ducmV2LnhtbESP0WrCQBRE3wv+w3IFX6TZrQVToquU&#10;0haLWGjiB1yy1ySYvZtmV41/3xWEPg4zc4ZZrgfbijP1vnGs4SlRIIhLZxquNOyLj8cXED4gG2wd&#10;k4YreVivRg9LzIy78A+d81CJCGGfoYY6hC6T0pc1WfSJ64ijd3C9xRBlX0nT4yXCbStnSs2lxYbj&#10;Qo0dvdVUHvOT1WDfPzfpML3uprb9LczWq6/voLSejIfXBYhAQ/gP39sbo2GWPsPtTDw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780MUAAADcAAAADwAAAAAAAAAA&#10;AAAAAAChAgAAZHJzL2Rvd25yZXYueG1sUEsFBgAAAAAEAAQA+QAAAJMDAAAAAA==&#10;" strokecolor="black [3213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274" o:spid="_x0000_s1055" type="#_x0000_t34" style="position:absolute;left:21400;top:24319;width:4096;height:683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cEj8YAAADcAAAADwAAAGRycy9kb3ducmV2LnhtbESPT2sCMRTE74V+h/AKvRRNaqvWrVGK&#10;IHjw4N9Db8/N6+7SzcuSxHX77Y1Q8DjMzG+Y6byztWjJh8qxhte+AkGcO1NxoeGwX/Y+QISIbLB2&#10;TBr+KMB89vgwxcy4C2+p3cVCJAiHDDWUMTaZlCEvyWLou4Y4eT/OW4xJ+kIaj5cEt7UcKDWSFitO&#10;CyU2tCgp/92drYbh8W1y8pVbq81Lrtbq/N2u6qHWz0/d1yeISF28h//bK6NhMH6H25l0BOTs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3BI/GAAAA3AAAAA8AAAAAAAAA&#10;AAAAAAAAoQIAAGRycy9kb3ducmV2LnhtbFBLBQYAAAAABAAEAPkAAACUAwAAAAA=&#10;" adj="21777" strokecolor="black [3213]" strokeweight=".5pt">
                  <v:stroke endarrow="block"/>
                </v:shape>
                <v:shape id="Elbow Connector 275" o:spid="_x0000_s1056" type="#_x0000_t34" style="position:absolute;left:25000;top:24319;width:2571;height:923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uhFMcAAADcAAAADwAAAGRycy9kb3ducmV2LnhtbESPT2sCMRTE70K/Q3iFXoomVbbq1iil&#10;IHjw0Prn4O25ee4u3bwsSVy3374pFDwOM/MbZrHqbSM68qF2rOFlpEAQF87UXGo47NfDGYgQkQ02&#10;jknDDwVYLR8GC8yNu/EXdbtYigThkKOGKsY2lzIUFVkMI9cSJ+/ivMWYpC+l8XhLcNvIsVKv0mLN&#10;aaHClj4qKr53V6shO07mZ1+7rfp8LtRWXU/dpsm0fnrs399AROrjPfzf3hgN42kG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+6EUxwAAANwAAAAPAAAAAAAA&#10;AAAAAAAAAKECAABkcnMvZG93bnJldi54bWxQSwUGAAAAAAQABAD5AAAAlQMAAAAA&#10;" adj="21777" strokecolor="black [3213]" strokeweight=".5pt">
                  <v:stroke endarrow="block"/>
                </v:shape>
                <v:shape id="Elbow Connector 276" o:spid="_x0000_s1057" type="#_x0000_t34" style="position:absolute;left:29863;top:24416;width:4287;height:10476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9rMUAAADcAAAADwAAAGRycy9kb3ducmV2LnhtbESPQWvCQBSE7wX/w/IEb83GHGxNXUUE&#10;tVQqNi16few+k2D2bchuNf77bqHQ4zAz3zCzRW8bcaXO144VjJMUBLF2puZSwdfn+vEZhA/IBhvH&#10;pOBOHhbzwcMMc+Nu/EHXIpQiQtjnqKAKoc2l9Loiiz5xLXH0zq6zGKLsSmk6vEW4bWSWphNpsea4&#10;UGFLq4r0pfi2Co7tZbrbv+l3WZ+4uO+2WXPQG6VGw375AiJQH/7Df+1XoyB7msDvmXgE5P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9rMUAAADcAAAADwAAAAAAAAAA&#10;AAAAAAChAgAAZHJzL2Rvd25yZXYueG1sUEsFBgAAAAAEAAQA+QAAAJMDAAAAAA==&#10;" adj="21777" strokecolor="black [3213]" strokeweight=".5pt">
                  <v:stroke endarrow="block"/>
                </v:shape>
                <v:shape id="Elbow Connector 277" o:spid="_x0000_s1058" type="#_x0000_t34" style="position:absolute;left:32101;top:24513;width:1429;height:809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bYN8YAAADcAAAADwAAAGRycy9kb3ducmV2LnhtbESPT2vCQBTE7wW/w/IEb3VjDv5JXUWE&#10;1lKp2LTo9bH7TILZtyG7avz2XaHQ4zAzv2Hmy87W4kqtrxwrGA0TEMTamYoLBT/fr89TED4gG6wd&#10;k4I7eVguek9zzIy78Rdd81CICGGfoYIyhCaT0uuSLPqha4ijd3KtxRBlW0jT4i3CbS3TJBlLixXH&#10;hRIbWpekz/nFKjg059l296E/ZXXk/L7dpPVevyk16HerFxCBuvAf/mu/GwXpZAKPM/E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m2DfGAAAA3AAAAA8AAAAAAAAA&#10;AAAAAAAAoQIAAGRycy9kb3ducmV2LnhtbFBLBQYAAAAABAAEAPkAAACUAwAAAAA=&#10;" adj="21777" strokecolor="black [3213]" strokeweight=".5pt">
                  <v:stroke endarrow="block"/>
                </v:shape>
                <v:shape id="Text Box 278" o:spid="_x0000_s1059" type="#_x0000_t202" style="position:absolute;left:11186;top:29961;width:10859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3xLcEA&#10;AADcAAAADwAAAGRycy9kb3ducmV2LnhtbERPzYrCMBC+L/gOYYS9rakirlSjiK7gRXatPsC0Gdtq&#10;MylNtO3bbw6Cx4/vf7nuTCWe1LjSsoLxKAJBnFldcq7gct5/zUE4j6yxskwKenKwXg0+lhhr2/KJ&#10;nonPRQhhF6OCwvs6ltJlBRl0I1sTB+5qG4M+wCaXusE2hJtKTqJoJg2WHBoKrGlbUHZPHkbBz1/a&#10;p9PxbT/dRX2qf9vjNnsclfocdpsFCE+df4tf7oNWMPkOa8O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d8S3BAAAA3AAAAA8AAAAAAAAAAAAAAAAAmAIAAGRycy9kb3du&#10;cmV2LnhtbFBLBQYAAAAABAAEAPUAAACGAwAAAAA=&#10;" filled="f" stroked="f">
                  <v:textbox>
                    <w:txbxContent>
                      <w:p w14:paraId="411B1F09" w14:textId="77777777" w:rsidR="00332387" w:rsidRPr="0026760C" w:rsidRDefault="00332387" w:rsidP="000E5221">
                        <w:pPr>
                          <w:pStyle w:val="TextoFiguras"/>
                          <w:jc w:val="right"/>
                        </w:pPr>
                        <w:r>
                          <w:t>18 a 26.5 GHz</w:t>
                        </w:r>
                      </w:p>
                    </w:txbxContent>
                  </v:textbox>
                </v:shape>
                <v:shape id="Text Box 279" o:spid="_x0000_s1060" type="#_x0000_t202" style="position:absolute;left:14688;top:32295;width:10859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FUtsYA&#10;AADcAAAADwAAAGRycy9kb3ducmV2LnhtbESP0WrCQBRE34X+w3ILvukmIrZGN1Ksgi/S1voBN9lr&#10;kjZ7N2RXk/x9tyD4OMzMGWa96U0tbtS6yrKCeBqBIM6trrhQcP7eT15BOI+ssbZMCgZysEmfRmtM&#10;tO34i24nX4gAYZeggtL7JpHS5SUZdFPbEAfvYluDPsi2kLrFLsBNLWdRtJAGKw4LJTa0LSn/PV2N&#10;gt1nNmTz+Gc/f4+GTH90x21+PSo1fu7fViA89f4RvrcPWsHsZQn/Z8IR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ZFUtsYAAADcAAAADwAAAAAAAAAAAAAAAACYAgAAZHJz&#10;L2Rvd25yZXYueG1sUEsFBgAAAAAEAAQA9QAAAIsDAAAAAA==&#10;" filled="f" stroked="f">
                  <v:textbox>
                    <w:txbxContent>
                      <w:p w14:paraId="4E16F792" w14:textId="77777777" w:rsidR="00332387" w:rsidRPr="0026760C" w:rsidRDefault="00332387" w:rsidP="000E5221">
                        <w:pPr>
                          <w:pStyle w:val="TextoFiguras"/>
                          <w:jc w:val="right"/>
                        </w:pPr>
                        <w:r>
                          <w:t>12 a 18 GHz GHz</w:t>
                        </w:r>
                      </w:p>
                    </w:txbxContent>
                  </v:textbox>
                </v:shape>
                <v:shape id="Text Box 280" o:spid="_x0000_s1061" type="#_x0000_t202" style="position:absolute;left:32490;top:33560;width:10858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NDMAA&#10;AADcAAAADwAAAGRycy9kb3ducmV2LnhtbERPy4rCMBTdD/gP4QruxlQRkWoU8QFuxMfMB9w217ba&#10;3JQm2vbvzUJweTjvxao1pXhR7QrLCkbDCARxanXBmYL/v/3vDITzyBpLy6SgIwerZe9ngbG2DV/o&#10;dfWZCCHsYlSQe1/FUro0J4NuaCviwN1sbdAHWGdS19iEcFPKcRRNpcGCQ0OOFW1ySh/Xp1GwOydd&#10;Mhnd95Nt1CX61Bw36fOo1KDfrucgPLX+K/64D1rBeBbmhzPhCMjl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X6NDMAAAADcAAAADwAAAAAAAAAAAAAAAACYAgAAZHJzL2Rvd25y&#10;ZXYueG1sUEsFBgAAAAAEAAQA9QAAAIUDAAAAAA==&#10;" filled="f" stroked="f">
                  <v:textbox>
                    <w:txbxContent>
                      <w:p w14:paraId="2BFEC815" w14:textId="77777777" w:rsidR="00332387" w:rsidRDefault="00332387" w:rsidP="00970C4D">
                        <w:pPr>
                          <w:pStyle w:val="TextoFiguras"/>
                        </w:pPr>
                        <w:r>
                          <w:t>6 a 12 GHz</w:t>
                        </w:r>
                      </w:p>
                      <w:p w14:paraId="684EA990" w14:textId="77777777" w:rsidR="00332387" w:rsidRPr="0026760C" w:rsidRDefault="00332387" w:rsidP="00970C4D">
                        <w:pPr>
                          <w:jc w:val="center"/>
                          <w:rPr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36 a 12  GHz</w:t>
                        </w:r>
                      </w:p>
                    </w:txbxContent>
                  </v:textbox>
                </v:shape>
                <v:shape id="Text Box 281" o:spid="_x0000_s1062" type="#_x0000_t202" style="position:absolute;left:32976;top:31323;width:10859;height:257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Iol8QA&#10;AADcAAAADwAAAGRycy9kb3ducmV2LnhtbESP3YrCMBSE7xd8h3AE79a0IotUo4g/4I24qz7AaXNs&#10;q81JaaJt394sLOzlMDPfMItVZyrxosaVlhXE4wgEcWZ1ybmC62X/OQPhPLLGyjIp6MnBajn4WGCi&#10;bcs/9Dr7XAQIuwQVFN7XiZQuK8igG9uaOHg32xj0QTa51A22AW4qOYmiL2mw5LBQYE2bgrLH+WkU&#10;7L7TPp3G9/10G/WpPrXHTfY8KjUadus5CE+d/w//tQ9awWQWw++Zc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yKJfEAAAA3AAAAA8AAAAAAAAAAAAAAAAAmAIAAGRycy9k&#10;b3ducmV2LnhtbFBLBQYAAAAABAAEAPUAAACJAwAAAAA=&#10;" filled="f" stroked="f">
                  <v:textbox>
                    <w:txbxContent>
                      <w:p w14:paraId="27753708" w14:textId="77777777" w:rsidR="00332387" w:rsidRPr="00970C4D" w:rsidRDefault="00332387" w:rsidP="00970C4D">
                        <w:pPr>
                          <w:pStyle w:val="TextoFiguras"/>
                          <w:jc w:val="left"/>
                        </w:pPr>
                        <w:r w:rsidRPr="00970C4D">
                          <w:t>3 a 6 GHz</w:t>
                        </w:r>
                      </w:p>
                    </w:txbxContent>
                  </v:textbox>
                </v:shape>
                <v:shape id="Elbow Connector 282" o:spid="_x0000_s1063" type="#_x0000_t34" style="position:absolute;left:34144;top:24416;width:1428;height:5619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QLiMUAAADcAAAADwAAAGRycy9kb3ducmV2LnhtbESPT2vCQBTE7wW/w/IEb3VjDqLRVUrB&#10;PyiVNoq9PnZfk2D2bciuGr+9Wyj0OMzMb5j5srO1uFHrK8cKRsMEBLF2puJCwem4ep2A8AHZYO2Y&#10;FDzIw3LRe5ljZtydv+iWh0JECPsMFZQhNJmUXpdk0Q9dQxy9H9daDFG2hTQt3iPc1jJNkrG0WHFc&#10;KLGh95L0Jb9aBefmMt0fdvpDVt+cP/abtP7Ua6UG/e5tBiJQF/7Df+2tUZBOUvg9E4+A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QLiMUAAADcAAAADwAAAAAAAAAA&#10;AAAAAAChAgAAZHJzL2Rvd25yZXYueG1sUEsFBgAAAAAEAAQA+QAAAJMDAAAAAA==&#10;" adj="21777" strokecolor="black [3213]" strokeweight=".5pt">
                  <v:stroke endarrow="block"/>
                </v:shape>
                <v:shape id="Text Box 283" o:spid="_x0000_s1064" type="#_x0000_t202" style="position:absolute;left:34825;top:28793;width:10858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wTe8UA&#10;AADcAAAADwAAAGRycy9kb3ducmV2LnhtbESP3YrCMBSE74V9h3AWvNNUV0SqURZ3BW/En90HOG2O&#10;bbU5KU207dsbQfBymJlvmMWqNaW4U+0KywpGwwgEcWp1wZmC/7/NYAbCeWSNpWVS0JGD1fKjt8BY&#10;24aPdD/5TAQIuxgV5N5XsZQuzcmgG9qKOHhnWxv0QdaZ1DU2AW5KOY6iqTRYcFjIsaJ1Tun1dDMK&#10;fg9Jl0xGl83kJ+oSvW926/S2U6r/2X7PQXhq/Tv8am+1gvHsC55nw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rBN7xQAAANwAAAAPAAAAAAAAAAAAAAAAAJgCAABkcnMv&#10;ZG93bnJldi54bWxQSwUGAAAAAAQABAD1AAAAigMAAAAA&#10;" filled="f" stroked="f">
                  <v:textbox>
                    <w:txbxContent>
                      <w:p w14:paraId="1283DE00" w14:textId="77777777" w:rsidR="00332387" w:rsidRPr="0026760C" w:rsidRDefault="00332387" w:rsidP="000E5221">
                        <w:pPr>
                          <w:pStyle w:val="TextoFiguras"/>
                          <w:jc w:val="left"/>
                        </w:pPr>
                        <w:r>
                          <w:t>Hasta 3 GHz</w:t>
                        </w:r>
                      </w:p>
                    </w:txbxContent>
                  </v:textbox>
                </v:shape>
                <v:shape id="Straight Arrow Connector 9" o:spid="_x0000_s1065" type="#_x0000_t32" style="position:absolute;left:7587;top:11186;width:51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KjucQAAADaAAAADwAAAGRycy9kb3ducmV2LnhtbESPT2vCQBTE7wW/w/IEb3VjhVajq5RC&#10;0eKljeKf2yP7TBazb0N2NfHbu4VCj8PM/IaZLztbiRs13jhWMBomIIhzpw0XCnbbz+cJCB+QNVaO&#10;ScGdPCwXvac5ptq1/EO3LBQiQtinqKAMoU6l9HlJFv3Q1cTRO7vGYoiyKaRusI1wW8mXJHmVFg3H&#10;hRJr+igpv2RXqyDfHQ9T+jZ73Y7N26renDbj7EupQb97n4EI1IX/8F97rRVM4fdKvAF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cqO5xAAAANoAAAAPAAAAAAAAAAAA&#10;AAAAAKECAABkcnMvZG93bnJldi54bWxQSwUGAAAAAAQABAD5AAAAkgMAAAAA&#10;" strokecolor="black [3213]" strokeweight=".5pt">
                  <v:stroke endarrow="block" joinstyle="miter"/>
                </v:shape>
                <v:shape id="Straight Arrow Connector 11" o:spid="_x0000_s1066" type="#_x0000_t32" style="position:absolute;left:7295;top:16439;width:51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x9TMIAAADbAAAADwAAAGRycy9kb3ducmV2LnhtbERPTWvCQBC9F/oflil4azaKKSW6SikV&#10;FCHQWALehuyYxGZnQ3bV+O9dQfA2j/c58+VgWnGm3jWWFYyjGARxaXXDlYK/3er9E4TzyBpby6Tg&#10;Sg6Wi9eXOabaXviXzrmvRAhhl6KC2vsuldKVNRl0ke2IA3ewvUEfYF9J3eMlhJtWTuL4QxpsODTU&#10;2NF3TeV/fjIKksRNtsek2shsarfdz97IIiuUGr0NXzMQngb/FD/cax3mj+H+SzhAL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0x9TMIAAADbAAAADwAAAAAAAAAAAAAA&#10;AAChAgAAZHJzL2Rvd25yZXYueG1sUEsFBgAAAAAEAAQA+QAAAJADAAAAAA==&#10;" strokecolor="black [3213]" strokeweight=".5pt">
                  <v:stroke startarrow="block" joinstyle="miter"/>
                </v:shape>
                <w10:wrap type="topAndBottom"/>
              </v:group>
            </w:pict>
          </mc:Fallback>
        </mc:AlternateContent>
      </w:r>
      <w:r w:rsidR="00254A3D">
        <w:rPr>
          <w:szCs w:val="24"/>
        </w:rPr>
        <w:t xml:space="preserve">La estructura interna del </w:t>
      </w:r>
      <w:r>
        <w:rPr>
          <w:szCs w:val="24"/>
        </w:rPr>
        <w:t>N2002A se muestra en la figura 3</w:t>
      </w:r>
      <w:r w:rsidR="00B57F27">
        <w:rPr>
          <w:szCs w:val="24"/>
        </w:rPr>
        <w:t>. Se</w:t>
      </w:r>
      <w:r w:rsidR="002B4DBB">
        <w:rPr>
          <w:szCs w:val="24"/>
        </w:rPr>
        <w:t xml:space="preserve"> compone </w:t>
      </w:r>
      <w:r w:rsidR="006208CE" w:rsidRPr="0007304B">
        <w:rPr>
          <w:szCs w:val="24"/>
        </w:rPr>
        <w:t>b</w:t>
      </w:r>
      <w:r w:rsidR="001C67A3">
        <w:rPr>
          <w:szCs w:val="24"/>
        </w:rPr>
        <w:t xml:space="preserve">ásicamente de varias </w:t>
      </w:r>
      <w:r w:rsidR="00167418">
        <w:rPr>
          <w:szCs w:val="24"/>
        </w:rPr>
        <w:t xml:space="preserve">etapas </w:t>
      </w:r>
      <w:r w:rsidR="00262C30" w:rsidRPr="0007304B">
        <w:rPr>
          <w:szCs w:val="24"/>
        </w:rPr>
        <w:t>de atenuadores</w:t>
      </w:r>
      <w:r w:rsidR="00B57F27">
        <w:rPr>
          <w:szCs w:val="24"/>
        </w:rPr>
        <w:t xml:space="preserve"> </w:t>
      </w:r>
      <w:r w:rsidR="006208CE" w:rsidRPr="0007304B">
        <w:rPr>
          <w:szCs w:val="24"/>
        </w:rPr>
        <w:t>y aisladores,</w:t>
      </w:r>
      <w:r w:rsidR="00262C30" w:rsidRPr="0007304B">
        <w:rPr>
          <w:szCs w:val="24"/>
        </w:rPr>
        <w:t xml:space="preserve"> los</w:t>
      </w:r>
      <w:r w:rsidR="00C854D8">
        <w:rPr>
          <w:szCs w:val="24"/>
        </w:rPr>
        <w:t xml:space="preserve"> cuales pueden ser conectados o </w:t>
      </w:r>
      <w:r w:rsidR="00262C30" w:rsidRPr="0007304B">
        <w:rPr>
          <w:szCs w:val="24"/>
        </w:rPr>
        <w:t xml:space="preserve">desconectados del </w:t>
      </w:r>
      <w:r w:rsidR="001C67A3">
        <w:rPr>
          <w:szCs w:val="24"/>
        </w:rPr>
        <w:t xml:space="preserve">camino de señal </w:t>
      </w:r>
      <w:r w:rsidR="001E00BB">
        <w:rPr>
          <w:szCs w:val="24"/>
        </w:rPr>
        <w:t xml:space="preserve">de RF </w:t>
      </w:r>
      <w:r w:rsidR="001C67A3">
        <w:rPr>
          <w:szCs w:val="24"/>
        </w:rPr>
        <w:t xml:space="preserve">por medio </w:t>
      </w:r>
      <w:r w:rsidR="00257C05" w:rsidRPr="0007304B">
        <w:rPr>
          <w:szCs w:val="24"/>
        </w:rPr>
        <w:t xml:space="preserve">de </w:t>
      </w:r>
      <w:r w:rsidR="00167418">
        <w:rPr>
          <w:szCs w:val="24"/>
        </w:rPr>
        <w:t>dos</w:t>
      </w:r>
      <w:r w:rsidR="00D1541C">
        <w:rPr>
          <w:szCs w:val="24"/>
        </w:rPr>
        <w:t xml:space="preserve"> </w:t>
      </w:r>
      <w:r w:rsidR="00167418">
        <w:rPr>
          <w:szCs w:val="24"/>
        </w:rPr>
        <w:t>grupos</w:t>
      </w:r>
      <w:r w:rsidR="00257C05" w:rsidRPr="0007304B">
        <w:rPr>
          <w:szCs w:val="24"/>
        </w:rPr>
        <w:t xml:space="preserve"> de</w:t>
      </w:r>
      <w:r w:rsidR="00262C30" w:rsidRPr="0007304B">
        <w:rPr>
          <w:szCs w:val="24"/>
        </w:rPr>
        <w:t xml:space="preserve"> interruptores</w:t>
      </w:r>
      <w:r w:rsidR="002B4DBB">
        <w:rPr>
          <w:szCs w:val="24"/>
        </w:rPr>
        <w:t xml:space="preserve"> internos</w:t>
      </w:r>
      <w:r w:rsidR="00CE21EF">
        <w:rPr>
          <w:szCs w:val="24"/>
        </w:rPr>
        <w:t>,</w:t>
      </w:r>
      <w:r w:rsidR="00262C30" w:rsidRPr="0007304B">
        <w:rPr>
          <w:szCs w:val="24"/>
        </w:rPr>
        <w:t xml:space="preserve"> </w:t>
      </w:r>
      <w:r w:rsidR="006208CE" w:rsidRPr="0007304B">
        <w:rPr>
          <w:szCs w:val="24"/>
        </w:rPr>
        <w:t xml:space="preserve">etiquetados como A2 y A8 en </w:t>
      </w:r>
      <w:r w:rsidR="00262C30" w:rsidRPr="0007304B">
        <w:rPr>
          <w:szCs w:val="24"/>
        </w:rPr>
        <w:t xml:space="preserve">la figura </w:t>
      </w:r>
      <w:r w:rsidR="001C67A3">
        <w:rPr>
          <w:szCs w:val="24"/>
        </w:rPr>
        <w:t>3</w:t>
      </w:r>
      <w:r w:rsidR="00262C30" w:rsidRPr="0007304B">
        <w:rPr>
          <w:szCs w:val="24"/>
        </w:rPr>
        <w:t>. Las señales de control que determ</w:t>
      </w:r>
      <w:r w:rsidR="001C67A3">
        <w:rPr>
          <w:szCs w:val="24"/>
        </w:rPr>
        <w:t>inan la apertura o cierre de estos</w:t>
      </w:r>
      <w:r w:rsidR="00262C30" w:rsidRPr="0007304B">
        <w:rPr>
          <w:szCs w:val="24"/>
        </w:rPr>
        <w:t xml:space="preserve"> interruptores se </w:t>
      </w:r>
      <w:r w:rsidR="00257C05" w:rsidRPr="0007304B">
        <w:rPr>
          <w:szCs w:val="24"/>
        </w:rPr>
        <w:t>introducen</w:t>
      </w:r>
      <w:r w:rsidR="00262C30" w:rsidRPr="0007304B">
        <w:rPr>
          <w:szCs w:val="24"/>
        </w:rPr>
        <w:t xml:space="preserve"> a través de los p</w:t>
      </w:r>
      <w:r w:rsidR="001C67A3">
        <w:rPr>
          <w:szCs w:val="24"/>
        </w:rPr>
        <w:t xml:space="preserve">uertos marcados como </w:t>
      </w:r>
      <w:r w:rsidR="00D84FE8" w:rsidRPr="009D7EE7">
        <w:rPr>
          <w:szCs w:val="24"/>
        </w:rPr>
        <w:t>CONTROL</w:t>
      </w:r>
      <w:r w:rsidR="00181B1B" w:rsidRPr="009D7EE7">
        <w:rPr>
          <w:szCs w:val="24"/>
        </w:rPr>
        <w:t xml:space="preserve"> </w:t>
      </w:r>
      <w:r w:rsidR="001C67A3" w:rsidRPr="009D7EE7">
        <w:rPr>
          <w:szCs w:val="24"/>
        </w:rPr>
        <w:t>X</w:t>
      </w:r>
      <w:r w:rsidR="001C67A3">
        <w:rPr>
          <w:szCs w:val="24"/>
        </w:rPr>
        <w:t xml:space="preserve"> y</w:t>
      </w:r>
      <w:r w:rsidR="00262C30" w:rsidRPr="0007304B">
        <w:rPr>
          <w:szCs w:val="24"/>
        </w:rPr>
        <w:t xml:space="preserve"> </w:t>
      </w:r>
      <w:r w:rsidR="00262C30" w:rsidRPr="009D7EE7">
        <w:rPr>
          <w:szCs w:val="24"/>
        </w:rPr>
        <w:t>C</w:t>
      </w:r>
      <w:r w:rsidR="00D84FE8" w:rsidRPr="009D7EE7">
        <w:rPr>
          <w:szCs w:val="24"/>
        </w:rPr>
        <w:t>ONTROL</w:t>
      </w:r>
      <w:r w:rsidR="001C67A3" w:rsidRPr="009D7EE7">
        <w:rPr>
          <w:szCs w:val="24"/>
        </w:rPr>
        <w:t xml:space="preserve"> Y</w:t>
      </w:r>
      <w:r w:rsidR="00262C30" w:rsidRPr="0007304B">
        <w:rPr>
          <w:szCs w:val="24"/>
        </w:rPr>
        <w:t xml:space="preserve"> </w:t>
      </w:r>
      <w:r w:rsidR="002B4DBB">
        <w:rPr>
          <w:szCs w:val="24"/>
        </w:rPr>
        <w:t xml:space="preserve">ubicados </w:t>
      </w:r>
      <w:r w:rsidR="00262C30" w:rsidRPr="0007304B">
        <w:rPr>
          <w:szCs w:val="24"/>
        </w:rPr>
        <w:t>en la parte posterior del equipo</w:t>
      </w:r>
      <w:r w:rsidR="00156FE8">
        <w:rPr>
          <w:szCs w:val="24"/>
        </w:rPr>
        <w:t xml:space="preserve"> N2002A</w:t>
      </w:r>
      <w:r w:rsidR="00262C30" w:rsidRPr="0007304B">
        <w:rPr>
          <w:szCs w:val="24"/>
        </w:rPr>
        <w:t>. El 11713 es el encarga</w:t>
      </w:r>
      <w:r w:rsidR="00257C05" w:rsidRPr="0007304B">
        <w:rPr>
          <w:szCs w:val="24"/>
        </w:rPr>
        <w:t>do</w:t>
      </w:r>
      <w:r w:rsidR="00262C30" w:rsidRPr="0007304B">
        <w:rPr>
          <w:szCs w:val="24"/>
        </w:rPr>
        <w:t xml:space="preserve"> de generar estas señales</w:t>
      </w:r>
      <w:r w:rsidR="001C67A3">
        <w:rPr>
          <w:szCs w:val="24"/>
        </w:rPr>
        <w:t xml:space="preserve"> de comando, como</w:t>
      </w:r>
      <w:r w:rsidR="00262C30" w:rsidRPr="0007304B">
        <w:rPr>
          <w:szCs w:val="24"/>
        </w:rPr>
        <w:t xml:space="preserve"> respuesta a la selección del usuario.</w:t>
      </w:r>
    </w:p>
    <w:p w14:paraId="39541D4A" w14:textId="77777777" w:rsidR="001E00BB" w:rsidRDefault="001E00BB" w:rsidP="00F746F6">
      <w:pPr>
        <w:rPr>
          <w:szCs w:val="24"/>
        </w:rPr>
      </w:pPr>
    </w:p>
    <w:p w14:paraId="1E086219" w14:textId="77777777" w:rsidR="002A35E0" w:rsidRDefault="002A35E0" w:rsidP="00F746F6">
      <w:pPr>
        <w:rPr>
          <w:szCs w:val="24"/>
        </w:rPr>
        <w:sectPr w:rsidR="002A35E0">
          <w:footerReference w:type="default" r:id="rId19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51FC6C38" w14:textId="5AA3D2DC" w:rsidR="002F76B6" w:rsidRDefault="008D674D" w:rsidP="00F746F6">
      <w:pPr>
        <w:rPr>
          <w:rStyle w:val="Heading1Char"/>
          <w:rFonts w:eastAsia="Calibri"/>
          <w:b w:val="0"/>
          <w:sz w:val="24"/>
          <w:szCs w:val="24"/>
        </w:rPr>
      </w:pPr>
      <w:r>
        <w:rPr>
          <w:noProof/>
          <w:szCs w:val="24"/>
          <w:lang w:val="es-VE" w:eastAsia="es-VE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1B5E93B" wp14:editId="618D9964">
                <wp:simplePos x="0" y="0"/>
                <wp:positionH relativeFrom="column">
                  <wp:posOffset>-318135</wp:posOffset>
                </wp:positionH>
                <wp:positionV relativeFrom="paragraph">
                  <wp:posOffset>2653665</wp:posOffset>
                </wp:positionV>
                <wp:extent cx="5954395" cy="5268595"/>
                <wp:effectExtent l="0" t="0" r="8255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4395" cy="5268595"/>
                          <a:chOff x="0" y="0"/>
                          <a:chExt cx="5954395" cy="5268595"/>
                        </a:xfrm>
                      </wpg:grpSpPr>
                      <wpg:grpSp>
                        <wpg:cNvPr id="226" name="Group 226"/>
                        <wpg:cNvGrpSpPr/>
                        <wpg:grpSpPr>
                          <a:xfrm>
                            <a:off x="0" y="0"/>
                            <a:ext cx="5954395" cy="4771040"/>
                            <a:chOff x="0" y="0"/>
                            <a:chExt cx="5953125" cy="4772025"/>
                          </a:xfrm>
                        </wpg:grpSpPr>
                        <wpg:grpSp>
                          <wpg:cNvPr id="223" name="Group 223"/>
                          <wpg:cNvGrpSpPr/>
                          <wpg:grpSpPr>
                            <a:xfrm>
                              <a:off x="0" y="0"/>
                              <a:ext cx="5953125" cy="2333625"/>
                              <a:chOff x="0" y="0"/>
                              <a:chExt cx="5953125" cy="2333625"/>
                            </a:xfrm>
                          </wpg:grpSpPr>
                          <wpg:grpSp>
                            <wpg:cNvPr id="221" name="Group 221"/>
                            <wpg:cNvGrpSpPr/>
                            <wpg:grpSpPr>
                              <a:xfrm>
                                <a:off x="0" y="0"/>
                                <a:ext cx="5953125" cy="2162367"/>
                                <a:chOff x="0" y="0"/>
                                <a:chExt cx="5953125" cy="2162367"/>
                              </a:xfrm>
                            </wpg:grpSpPr>
                            <wps:wsp>
                              <wps:cNvPr id="20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308985" cy="20618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2FE74A" w14:textId="77777777" w:rsidR="00332387" w:rsidRDefault="00332387" w:rsidP="003641C3">
                                    <w:pPr>
                                      <w:pStyle w:val="TextoFiguras"/>
                                    </w:pPr>
                                    <w:r w:rsidRPr="006C2554">
                                      <w:rPr>
                                        <w:noProof/>
                                        <w:lang w:val="es-VE" w:eastAsia="es-VE"/>
                                      </w:rPr>
                                      <w:drawing>
                                        <wp:inline distT="0" distB="0" distL="0" distR="0" wp14:anchorId="0CC00934" wp14:editId="3E2DD5A6">
                                          <wp:extent cx="2821305" cy="1961515"/>
                                          <wp:effectExtent l="0" t="0" r="0" b="635"/>
                                          <wp:docPr id="31" name="Picture 3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" name=""/>
                                                  <pic:cNvPicPr/>
                                                </pic:nvPicPr>
                                                <pic:blipFill>
                                                  <a:blip r:embed="rId20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2821305" cy="196151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09950" y="57143"/>
                                  <a:ext cx="2543175" cy="210522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FB0793B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 xml:space="preserve">Botonera para control 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Atenuador X.</w:t>
                                    </w:r>
                                  </w:p>
                                  <w:p w14:paraId="4027B795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Botonera para control Atenuador Y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4EBA9F3A" w14:textId="45BD6EDC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 xml:space="preserve">Interruptores </w:t>
                                    </w:r>
                                    <w:r>
                                      <w:rPr>
                                        <w:szCs w:val="20"/>
                                      </w:rPr>
                                      <w:t xml:space="preserve"> A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 xml:space="preserve"> y B ubicados en jack </w:t>
                                    </w:r>
                                    <w:r>
                                      <w:rPr>
                                        <w:szCs w:val="20"/>
                                      </w:rPr>
                                      <w:t xml:space="preserve">posterior S0 y 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S</w:t>
                                    </w:r>
                                    <w:r>
                                      <w:rPr>
                                        <w:szCs w:val="20"/>
                                      </w:rPr>
                                      <w:t>9</w:t>
                                    </w:r>
                                    <w:r w:rsidRPr="006B2762">
                                      <w:rPr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687B5493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>Botón para operación en modo Local.</w:t>
                                    </w:r>
                                  </w:p>
                                  <w:p w14:paraId="5E6889CE" w14:textId="14FCFCCE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 xml:space="preserve">Led indicador de operación </w:t>
                                    </w:r>
                                    <w:del w:id="97" w:author="Microsoft account" w:date="2017-01-19T10:22:00Z">
                                      <w:r w:rsidRPr="006B2762" w:rsidDel="00E35CF5">
                                        <w:rPr>
                                          <w:szCs w:val="20"/>
                                        </w:rPr>
                                        <w:delText>R</w:delText>
                                      </w:r>
                                    </w:del>
                                    <w:ins w:id="98" w:author="Microsoft account" w:date="2017-01-19T10:22:00Z">
                                      <w:r w:rsidR="00E35CF5">
                                        <w:rPr>
                                          <w:szCs w:val="20"/>
                                        </w:rPr>
                                        <w:t>r</w:t>
                                      </w:r>
                                    </w:ins>
                                    <w:r w:rsidRPr="006B2762">
                                      <w:rPr>
                                        <w:szCs w:val="20"/>
                                      </w:rPr>
                                      <w:t>emota.</w:t>
                                    </w:r>
                                  </w:p>
                                  <w:p w14:paraId="6B7B8E15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>Led indicador de encendido.</w:t>
                                    </w:r>
                                  </w:p>
                                  <w:p w14:paraId="7E06AB32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7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 w:rsidRPr="006B2762">
                                      <w:rPr>
                                        <w:szCs w:val="20"/>
                                      </w:rPr>
                                      <w:t>Botón para encendido / apagado.</w:t>
                                    </w:r>
                                  </w:p>
                                  <w:p w14:paraId="60E288D6" w14:textId="77777777" w:rsidR="00332387" w:rsidRDefault="00332387" w:rsidP="003641C3">
                                    <w:pPr>
                                      <w:pStyle w:val="TextoFiguras"/>
                                    </w:pPr>
                                  </w:p>
                                  <w:p w14:paraId="6DA85454" w14:textId="77777777" w:rsidR="00332387" w:rsidRDefault="00332387" w:rsidP="003641C3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06" name="Text Box 206"/>
                            <wps:cNvSpPr txBox="1"/>
                            <wps:spPr>
                              <a:xfrm>
                                <a:off x="2057400" y="2009775"/>
                                <a:ext cx="19145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9E50C5" w14:textId="77777777" w:rsidR="00332387" w:rsidRPr="00220A6D" w:rsidRDefault="00332387" w:rsidP="003641C3">
                                  <w:pPr>
                                    <w:pStyle w:val="TextoFiguras"/>
                                  </w:pPr>
                                  <w:r>
                                    <w:t>(a)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5" name="Group 225"/>
                          <wpg:cNvGrpSpPr/>
                          <wpg:grpSpPr>
                            <a:xfrm>
                              <a:off x="123825" y="2419350"/>
                              <a:ext cx="5829300" cy="2352675"/>
                              <a:chOff x="0" y="0"/>
                              <a:chExt cx="5829300" cy="2352675"/>
                            </a:xfrm>
                          </wpg:grpSpPr>
                          <wpg:grpSp>
                            <wpg:cNvPr id="224" name="Group 224"/>
                            <wpg:cNvGrpSpPr/>
                            <wpg:grpSpPr>
                              <a:xfrm>
                                <a:off x="0" y="0"/>
                                <a:ext cx="5829300" cy="2047875"/>
                                <a:chOff x="0" y="0"/>
                                <a:chExt cx="5829300" cy="2047875"/>
                              </a:xfrm>
                            </wpg:grpSpPr>
                            <wps:wsp>
                              <wps:cNvPr id="20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04210" cy="2019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CCC7E7" w14:textId="77777777" w:rsidR="00332387" w:rsidRPr="007A25E3" w:rsidRDefault="00332387" w:rsidP="003641C3">
                                    <w:pPr>
                                      <w:pStyle w:val="TextoFiguras"/>
                                      <w:rPr>
                                        <w:color w:val="FFFFFF" w:themeColor="background1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  <w:r w:rsidRPr="007A25E3">
                                      <w:rPr>
                                        <w:noProof/>
                                        <w:color w:val="FFFFFF" w:themeColor="background1"/>
                                        <w:lang w:val="es-VE" w:eastAsia="es-VE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  <w:drawing>
                                        <wp:inline distT="0" distB="0" distL="0" distR="0" wp14:anchorId="7F6A1F43" wp14:editId="253E4501">
                                          <wp:extent cx="2880000" cy="1911600"/>
                                          <wp:effectExtent l="0" t="0" r="0" b="0"/>
                                          <wp:docPr id="32" name="Picture 3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8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2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80000" cy="19116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86125" y="28575"/>
                                  <a:ext cx="2543175" cy="20193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B6D34A" w14:textId="77777777" w:rsidR="00332387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 para el cable Atenuador X.</w:t>
                                    </w:r>
                                  </w:p>
                                  <w:p w14:paraId="43D47003" w14:textId="77777777" w:rsidR="00332387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 para el cable Atenuador Y.</w:t>
                                    </w:r>
                                  </w:p>
                                  <w:p w14:paraId="47D9EA6C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 S9 A y B para interruptor coaxial.</w:t>
                                    </w:r>
                                  </w:p>
                                  <w:p w14:paraId="0E030814" w14:textId="77777777" w:rsidR="00332387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suministro de +24V DC.</w:t>
                                    </w:r>
                                  </w:p>
                                  <w:p w14:paraId="2559AEC0" w14:textId="77777777" w:rsidR="00332387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5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>Conector S0 A y B para interruptor coaxial.</w:t>
                                    </w:r>
                                  </w:p>
                                  <w:p w14:paraId="7C91BA29" w14:textId="77777777" w:rsidR="00332387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6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 xml:space="preserve"> Selector de dirección bus GPIB.</w:t>
                                    </w:r>
                                  </w:p>
                                  <w:p w14:paraId="7D9FC2DB" w14:textId="77777777" w:rsidR="00332387" w:rsidRPr="006B2762" w:rsidRDefault="00332387" w:rsidP="003641C3">
                                    <w:pPr>
                                      <w:pStyle w:val="TextoFiguras"/>
                                      <w:numPr>
                                        <w:ilvl w:val="0"/>
                                        <w:numId w:val="6"/>
                                      </w:numPr>
                                      <w:spacing w:after="120"/>
                                      <w:jc w:val="left"/>
                                      <w:rPr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Cs w:val="20"/>
                                      </w:rPr>
                                      <w:t xml:space="preserve"> Conector para bus GPIB.</w:t>
                                    </w:r>
                                  </w:p>
                                  <w:p w14:paraId="75035772" w14:textId="77777777" w:rsidR="00332387" w:rsidRDefault="00332387" w:rsidP="003641C3">
                                    <w:pPr>
                                      <w:pStyle w:val="TextoFiguras"/>
                                    </w:pPr>
                                  </w:p>
                                  <w:p w14:paraId="1C3EB56A" w14:textId="77777777" w:rsidR="00332387" w:rsidRDefault="00332387" w:rsidP="003641C3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22" name="Text Box 222"/>
                            <wps:cNvSpPr txBox="1"/>
                            <wps:spPr>
                              <a:xfrm>
                                <a:off x="2114550" y="2028825"/>
                                <a:ext cx="1914525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F137CD" w14:textId="77777777" w:rsidR="00332387" w:rsidRPr="00220A6D" w:rsidRDefault="00332387" w:rsidP="003641C3">
                                  <w:pPr>
                                    <w:pStyle w:val="TextoFiguras"/>
                                  </w:pPr>
                                  <w:r>
                                    <w:t>(b)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27" name="Text Box 227"/>
                        <wps:cNvSpPr txBox="1"/>
                        <wps:spPr>
                          <a:xfrm>
                            <a:off x="1038225" y="4800600"/>
                            <a:ext cx="421957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FF524" w14:textId="6D8D7A7D" w:rsidR="00332387" w:rsidRPr="001C67A3" w:rsidRDefault="00332387" w:rsidP="003641C3">
                              <w:pPr>
                                <w:pStyle w:val="TextoFiguras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3D7DAA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Figura </w:t>
                              </w: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3D7DAA">
                                <w:rPr>
                                  <w:b/>
                                  <w:sz w:val="24"/>
                                  <w:szCs w:val="24"/>
                                </w:rPr>
                                <w:t>:</w:t>
                              </w:r>
                              <w:r w:rsidRPr="0084598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1C67A3">
                                <w:rPr>
                                  <w:sz w:val="24"/>
                                  <w:szCs w:val="24"/>
                                </w:rPr>
                                <w:t>Uni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dad de control para atenuadores </w:t>
                              </w:r>
                              <w:r w:rsidRPr="001C67A3">
                                <w:rPr>
                                  <w:sz w:val="24"/>
                                  <w:szCs w:val="24"/>
                                </w:rPr>
                                <w:t xml:space="preserve">e interruptores Agilent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Technologies </w:t>
                              </w:r>
                              <w:r w:rsidRPr="001C67A3">
                                <w:rPr>
                                  <w:sz w:val="24"/>
                                  <w:szCs w:val="24"/>
                                </w:rPr>
                                <w:t xml:space="preserve">11713A 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-1780403800"/>
                                  <w:citation/>
                                </w:sdtPr>
                                <w:sdtEndPr/>
                                <w:sdtContent>
                                  <w:r w:rsidRPr="001C67A3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Pr="001C67A3"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Agi01 \l 3082 </w:instrText>
                                  </w:r>
                                  <w:r w:rsidRPr="001C67A3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Pr="0040619B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[6]</w:t>
                                  </w:r>
                                  <w:r w:rsidRPr="001C67A3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  <w:r w:rsidRPr="001C67A3">
                                <w:rPr>
                                  <w:sz w:val="24"/>
                                  <w:szCs w:val="24"/>
                                </w:rPr>
                                <w:t xml:space="preserve">. </w:t>
                              </w:r>
                            </w:p>
                            <w:p w14:paraId="46D43982" w14:textId="14BC30A2" w:rsidR="00332387" w:rsidRPr="001C67A3" w:rsidRDefault="00332387" w:rsidP="003641C3">
                              <w:pPr>
                                <w:pStyle w:val="TextoFiguras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C67A3">
                                <w:rPr>
                                  <w:sz w:val="24"/>
                                  <w:szCs w:val="24"/>
                                </w:rPr>
                                <w:t>(a) Vista frontal. (b) Vista posterior.</w:t>
                              </w:r>
                            </w:p>
                            <w:p w14:paraId="56AF10A9" w14:textId="77777777" w:rsidR="00332387" w:rsidRPr="00220A6D" w:rsidRDefault="00332387" w:rsidP="003641C3">
                              <w:pPr>
                                <w:pStyle w:val="TextoFiguras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5E93B" id="Group 23" o:spid="_x0000_s1067" style="position:absolute;left:0;text-align:left;margin-left:-25.05pt;margin-top:208.95pt;width:468.85pt;height:414.85pt;z-index:251724800" coordsize="59543,52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">
                <v:group id="Group 226" o:spid="_x0000_s1068" style="position:absolute;width:59543;height:47710" coordsize="59531,47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group id="Group 223" o:spid="_x0000_s1069" style="position:absolute;width:59531;height:23336" coordsize="59531,233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4Y5N8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Uky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4Y5N8QAAADcAAAA&#10;DwAAAAAAAAAAAAAAAACqAgAAZHJzL2Rvd25yZXYueG1sUEsFBgAAAAAEAAQA+gAAAJsDAAAAAA==&#10;">
                    <v:group id="Group 221" o:spid="_x0000_s1070" style="position:absolute;width:59531;height:21623" coordsize="59531,21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    <v:shape id="Text Box 2" o:spid="_x0000_s1071" type="#_x0000_t202" style="position:absolute;width:33089;height:20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        <v:textbox>
                          <w:txbxContent>
                            <w:p w14:paraId="5B2FE74A" w14:textId="77777777" w:rsidR="00332387" w:rsidRDefault="00332387" w:rsidP="003641C3">
                              <w:pPr>
                                <w:pStyle w:val="TextoFiguras"/>
                              </w:pPr>
                              <w:r w:rsidRPr="006C2554">
                                <w:rPr>
                                  <w:noProof/>
                                  <w:lang w:val="es-VE" w:eastAsia="es-VE"/>
                                </w:rPr>
                                <w:drawing>
                                  <wp:inline distT="0" distB="0" distL="0" distR="0" wp14:anchorId="0CC00934" wp14:editId="3E2DD5A6">
                                    <wp:extent cx="2821305" cy="1961515"/>
                                    <wp:effectExtent l="0" t="0" r="0" b="635"/>
                                    <wp:docPr id="31" name="Picture 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21305" cy="19615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Text Box 2" o:spid="_x0000_s1072" type="#_x0000_t202" style="position:absolute;left:34099;top:571;width:25432;height:210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IobsMA&#10;AADcAAAADwAAAGRycy9kb3ducmV2LnhtbESP3YrCMBSE7wXfIZwFb8Smin/bNYoKK9768wCnzbEt&#10;25yUJtr69mZB8HKYmW+Y1aYzlXhQ40rLCsZRDII4s7rkXMH18jtagnAeWWNlmRQ8ycFm3e+tMNG2&#10;5RM9zj4XAcIuQQWF93UipcsKMugiWxMH72Ybgz7IJpe6wTbATSUncTyXBksOCwXWtC8o+zvfjYLb&#10;sR3Ovtv04K+L03S+w3KR2qdSg69u+wPCU+c/4Xf7qBVM4in8nwlHQK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4IobsMAAADcAAAADwAAAAAAAAAAAAAAAACYAgAAZHJzL2Rv&#10;d25yZXYueG1sUEsFBgAAAAAEAAQA9QAAAIgDAAAAAA==&#10;" stroked="f">
                        <v:textbox>
                          <w:txbxContent>
                            <w:p w14:paraId="4FB0793B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 xml:space="preserve">Botonera para control </w:t>
                              </w:r>
                              <w:r w:rsidRPr="006B2762">
                                <w:rPr>
                                  <w:szCs w:val="20"/>
                                </w:rPr>
                                <w:t>Atenuador X.</w:t>
                              </w:r>
                            </w:p>
                            <w:p w14:paraId="4027B795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Botonera para control Atenuador Y</w:t>
                              </w:r>
                              <w:r w:rsidRPr="006B2762">
                                <w:rPr>
                                  <w:szCs w:val="20"/>
                                </w:rPr>
                                <w:t>.</w:t>
                              </w:r>
                            </w:p>
                            <w:p w14:paraId="4EBA9F3A" w14:textId="45BD6EDC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 xml:space="preserve">Interruptores </w:t>
                              </w:r>
                              <w:r>
                                <w:rPr>
                                  <w:szCs w:val="20"/>
                                </w:rPr>
                                <w:t xml:space="preserve"> A</w:t>
                              </w:r>
                              <w:r w:rsidRPr="006B2762">
                                <w:rPr>
                                  <w:szCs w:val="20"/>
                                </w:rPr>
                                <w:t xml:space="preserve"> y B ubicados en jack </w:t>
                              </w:r>
                              <w:r>
                                <w:rPr>
                                  <w:szCs w:val="20"/>
                                </w:rPr>
                                <w:t xml:space="preserve">posterior S0 y </w:t>
                              </w:r>
                              <w:r w:rsidRPr="006B2762">
                                <w:rPr>
                                  <w:szCs w:val="20"/>
                                </w:rPr>
                                <w:t>S</w:t>
                              </w:r>
                              <w:r>
                                <w:rPr>
                                  <w:szCs w:val="20"/>
                                </w:rPr>
                                <w:t>9</w:t>
                              </w:r>
                              <w:r w:rsidRPr="006B2762">
                                <w:rPr>
                                  <w:szCs w:val="20"/>
                                </w:rPr>
                                <w:t>.</w:t>
                              </w:r>
                            </w:p>
                            <w:p w14:paraId="687B5493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>Botón para operación en modo Local.</w:t>
                              </w:r>
                            </w:p>
                            <w:p w14:paraId="5E6889CE" w14:textId="14FCFCCE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 xml:space="preserve">Led indicador de operación </w:t>
                              </w:r>
                              <w:del w:id="129" w:author="Microsoft account" w:date="2017-01-19T10:22:00Z">
                                <w:r w:rsidRPr="006B2762" w:rsidDel="00E35CF5">
                                  <w:rPr>
                                    <w:szCs w:val="20"/>
                                  </w:rPr>
                                  <w:delText>R</w:delText>
                                </w:r>
                              </w:del>
                              <w:ins w:id="130" w:author="Microsoft account" w:date="2017-01-19T10:22:00Z">
                                <w:r w:rsidR="00E35CF5">
                                  <w:rPr>
                                    <w:szCs w:val="20"/>
                                  </w:rPr>
                                  <w:t>r</w:t>
                                </w:r>
                              </w:ins>
                              <w:r w:rsidRPr="006B2762">
                                <w:rPr>
                                  <w:szCs w:val="20"/>
                                </w:rPr>
                                <w:t>emota.</w:t>
                              </w:r>
                            </w:p>
                            <w:p w14:paraId="6B7B8E15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>Led indicador de encendido.</w:t>
                              </w:r>
                            </w:p>
                            <w:p w14:paraId="7E06AB32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7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 w:rsidRPr="006B2762">
                                <w:rPr>
                                  <w:szCs w:val="20"/>
                                </w:rPr>
                                <w:t>Botón para encendido / apagado.</w:t>
                              </w:r>
                            </w:p>
                            <w:p w14:paraId="60E288D6" w14:textId="77777777" w:rsidR="00332387" w:rsidRDefault="00332387" w:rsidP="003641C3">
                              <w:pPr>
                                <w:pStyle w:val="TextoFiguras"/>
                              </w:pPr>
                            </w:p>
                            <w:p w14:paraId="6DA85454" w14:textId="77777777" w:rsidR="00332387" w:rsidRDefault="00332387" w:rsidP="003641C3"/>
                          </w:txbxContent>
                        </v:textbox>
                      </v:shape>
                    </v:group>
                    <v:shape id="Text Box 206" o:spid="_x0000_s1073" type="#_x0000_t202" style="position:absolute;left:20574;top:20097;width:19145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WkM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JJ7C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RWkMYAAADcAAAADwAAAAAAAAAAAAAAAACYAgAAZHJz&#10;L2Rvd25yZXYueG1sUEsFBgAAAAAEAAQA9QAAAIsDAAAAAA==&#10;" filled="f" stroked="f" strokeweight=".5pt">
                      <v:textbox>
                        <w:txbxContent>
                          <w:p w14:paraId="489E50C5" w14:textId="77777777" w:rsidR="00332387" w:rsidRPr="00220A6D" w:rsidRDefault="00332387" w:rsidP="003641C3">
                            <w:pPr>
                              <w:pStyle w:val="TextoFiguras"/>
                            </w:pPr>
                            <w:r>
                              <w:t>(a)</w:t>
                            </w:r>
                          </w:p>
                        </w:txbxContent>
                      </v:textbox>
                    </v:shape>
                  </v:group>
                  <v:group id="Group 225" o:spid="_x0000_s1074" style="position:absolute;left:1238;top:24193;width:58293;height:23527" coordsize="58293,23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  <v:group id="Group 224" o:spid="_x0000_s1075" style="position:absolute;width:58293;height:20478" coordsize="58293,20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    <v:shape id="Text Box 2" o:spid="_x0000_s1076" type="#_x0000_t202" style="position:absolute;width:32042;height:20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g68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0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n4OvEAAAA3AAAAA8AAAAAAAAAAAAAAAAAmAIAAGRycy9k&#10;b3ducmV2LnhtbFBLBQYAAAAABAAEAPUAAACJAwAAAAA=&#10;" filled="f" stroked="f">
                        <v:textbox>
                          <w:txbxContent>
                            <w:p w14:paraId="57CCC7E7" w14:textId="77777777" w:rsidR="00332387" w:rsidRPr="007A25E3" w:rsidRDefault="00332387" w:rsidP="003641C3">
                              <w:pPr>
                                <w:pStyle w:val="TextoFiguras"/>
                                <w:rPr>
                                  <w:color w:val="FFFFFF" w:themeColor="background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7A25E3">
                                <w:rPr>
                                  <w:noProof/>
                                  <w:color w:val="FFFFFF" w:themeColor="background1"/>
                                  <w:lang w:val="es-VE" w:eastAsia="es-VE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drawing>
                                  <wp:inline distT="0" distB="0" distL="0" distR="0" wp14:anchorId="7F6A1F43" wp14:editId="253E4501">
                                    <wp:extent cx="2880000" cy="1911600"/>
                                    <wp:effectExtent l="0" t="0" r="0" b="0"/>
                                    <wp:docPr id="32" name="Picture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80000" cy="1911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Text Box 2" o:spid="_x0000_s1077" type="#_x0000_t202" style="position:absolute;left:32861;top:285;width:25432;height:20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N9cMA&#10;AADcAAAADwAAAGRycy9kb3ducmV2LnhtbESP3YrCMBSE7wXfIRxhb8Smir/VKO6Ci7dVH+C0ObbF&#10;5qQ00da33yws7OUwM98wu0NvavGi1lWWFUyjGARxbnXFhYLb9TRZg3AeWWNtmRS8ycFhPxzsMNG2&#10;45ReF1+IAGGXoILS+yaR0uUlGXSRbYiDd7etQR9kW0jdYhfgppazOF5KgxWHhRIb+iopf1yeRsH9&#10;3I0Xmy779rdVOl9+YrXK7Fupj1F/3ILw1Pv/8F/7rBXM4gX8ng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6N9cMAAADcAAAADwAAAAAAAAAAAAAAAACYAgAAZHJzL2Rv&#10;d25yZXYueG1sUEsFBgAAAAAEAAQA9QAAAIgDAAAAAA==&#10;" stroked="f">
                        <v:textbox>
                          <w:txbxContent>
                            <w:p w14:paraId="1FB6D34A" w14:textId="77777777" w:rsidR="00332387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 para el cable Atenuador X.</w:t>
                              </w:r>
                            </w:p>
                            <w:p w14:paraId="43D47003" w14:textId="77777777" w:rsidR="00332387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 para el cable Atenuador Y.</w:t>
                              </w:r>
                            </w:p>
                            <w:p w14:paraId="47D9EA6C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 S9 A y B para interruptor coaxial.</w:t>
                              </w:r>
                            </w:p>
                            <w:p w14:paraId="0E030814" w14:textId="77777777" w:rsidR="00332387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suministro de +24V DC.</w:t>
                              </w:r>
                            </w:p>
                            <w:p w14:paraId="2559AEC0" w14:textId="77777777" w:rsidR="00332387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5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>Conector S0 A y B para interruptor coaxial.</w:t>
                              </w:r>
                            </w:p>
                            <w:p w14:paraId="7C91BA29" w14:textId="77777777" w:rsidR="00332387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6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 xml:space="preserve"> Selector de dirección bus GPIB.</w:t>
                              </w:r>
                            </w:p>
                            <w:p w14:paraId="7D9FC2DB" w14:textId="77777777" w:rsidR="00332387" w:rsidRPr="006B2762" w:rsidRDefault="00332387" w:rsidP="003641C3">
                              <w:pPr>
                                <w:pStyle w:val="TextoFiguras"/>
                                <w:numPr>
                                  <w:ilvl w:val="0"/>
                                  <w:numId w:val="6"/>
                                </w:numPr>
                                <w:spacing w:after="120"/>
                                <w:jc w:val="left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Cs w:val="20"/>
                                </w:rPr>
                                <w:t xml:space="preserve"> Conector para bus GPIB.</w:t>
                              </w:r>
                            </w:p>
                            <w:p w14:paraId="75035772" w14:textId="77777777" w:rsidR="00332387" w:rsidRDefault="00332387" w:rsidP="003641C3">
                              <w:pPr>
                                <w:pStyle w:val="TextoFiguras"/>
                              </w:pPr>
                            </w:p>
                            <w:p w14:paraId="1C3EB56A" w14:textId="77777777" w:rsidR="00332387" w:rsidRDefault="00332387" w:rsidP="003641C3"/>
                          </w:txbxContent>
                        </v:textbox>
                      </v:shape>
                    </v:group>
                    <v:shape id="Text Box 222" o:spid="_x0000_s1078" type="#_x0000_t202" style="position:absolute;left:21145;top:20288;width:19145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M88YA&#10;AADcAAAADwAAAGRycy9kb3ducmV2LnhtbESPT2sCMRTE7wW/Q3iF3mq2gRZZzYosiCL1oPXi7XXz&#10;9g/dvKybqFs/fSMIPQ4z8xtmNh9sKy7U+8axhrdxAoK4cKbhSsPha/k6AeEDssHWMWn4JQ/zbPQ0&#10;w9S4K+/osg+ViBD2KWqoQ+hSKX1Rk0U/dh1x9ErXWwxR9pU0PV4j3LZSJcmHtNhwXKixo7ym4md/&#10;tho2+XKLu29lJ7c2X32Wi+50OL5r/fI8LKYgAg3hP/xor40GpRTcz8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oM88YAAADcAAAADwAAAAAAAAAAAAAAAACYAgAAZHJz&#10;L2Rvd25yZXYueG1sUEsFBgAAAAAEAAQA9QAAAIsDAAAAAA==&#10;" filled="f" stroked="f" strokeweight=".5pt">
                      <v:textbox>
                        <w:txbxContent>
                          <w:p w14:paraId="38F137CD" w14:textId="77777777" w:rsidR="00332387" w:rsidRPr="00220A6D" w:rsidRDefault="00332387" w:rsidP="003641C3">
                            <w:pPr>
                              <w:pStyle w:val="TextoFiguras"/>
                            </w:pPr>
                            <w:r>
                              <w:t>(b)</w:t>
                            </w:r>
                          </w:p>
                        </w:txbxContent>
                      </v:textbox>
                    </v:shape>
                  </v:group>
                </v:group>
                <v:shape id="Text Box 227" o:spid="_x0000_s1079" type="#_x0000_t202" style="position:absolute;left:10382;top:48006;width:42196;height:4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va8YA&#10;AADc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4yE8z4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2va8YAAADcAAAADwAAAAAAAAAAAAAAAACYAgAAZHJz&#10;L2Rvd25yZXYueG1sUEsFBgAAAAAEAAQA9QAAAIsDAAAAAA==&#10;" filled="f" stroked="f" strokeweight=".5pt">
                  <v:textbox>
                    <w:txbxContent>
                      <w:p w14:paraId="138FF524" w14:textId="6D8D7A7D" w:rsidR="00332387" w:rsidRPr="001C67A3" w:rsidRDefault="00332387" w:rsidP="003641C3">
                        <w:pPr>
                          <w:pStyle w:val="TextoFiguras"/>
                          <w:rPr>
                            <w:sz w:val="24"/>
                            <w:szCs w:val="24"/>
                          </w:rPr>
                        </w:pPr>
                        <w:r w:rsidRPr="003D7DAA">
                          <w:rPr>
                            <w:b/>
                            <w:sz w:val="24"/>
                            <w:szCs w:val="24"/>
                          </w:rPr>
                          <w:t xml:space="preserve">Figura </w:t>
                        </w:r>
                        <w:r>
                          <w:rPr>
                            <w:b/>
                            <w:sz w:val="24"/>
                            <w:szCs w:val="24"/>
                          </w:rPr>
                          <w:t>4</w:t>
                        </w:r>
                        <w:r w:rsidRPr="003D7DAA">
                          <w:rPr>
                            <w:b/>
                            <w:sz w:val="24"/>
                            <w:szCs w:val="24"/>
                          </w:rPr>
                          <w:t>:</w:t>
                        </w:r>
                        <w:r w:rsidRPr="0084598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Pr="001C67A3">
                          <w:rPr>
                            <w:sz w:val="24"/>
                            <w:szCs w:val="24"/>
                          </w:rPr>
                          <w:t>Uni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dad de control para atenuadores </w:t>
                        </w:r>
                        <w:r w:rsidRPr="001C67A3">
                          <w:rPr>
                            <w:sz w:val="24"/>
                            <w:szCs w:val="24"/>
                          </w:rPr>
                          <w:t xml:space="preserve">e interruptores Agilent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Technologies </w:t>
                        </w:r>
                        <w:r w:rsidRPr="001C67A3">
                          <w:rPr>
                            <w:sz w:val="24"/>
                            <w:szCs w:val="24"/>
                          </w:rPr>
                          <w:t xml:space="preserve">11713A 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-1780403800"/>
                            <w:citation/>
                          </w:sdtPr>
                          <w:sdtEndPr/>
                          <w:sdtContent>
                            <w:r w:rsidRPr="001C67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C67A3">
                              <w:rPr>
                                <w:sz w:val="24"/>
                                <w:szCs w:val="24"/>
                              </w:rPr>
                              <w:instrText xml:space="preserve"> CITATION Agi01 \l 3082 </w:instrText>
                            </w:r>
                            <w:r w:rsidRPr="001C67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40619B">
                              <w:rPr>
                                <w:noProof/>
                                <w:sz w:val="24"/>
                                <w:szCs w:val="24"/>
                              </w:rPr>
                              <w:t>[6]</w:t>
                            </w:r>
                            <w:r w:rsidRPr="001C67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  <w:r w:rsidRPr="001C67A3">
                          <w:rPr>
                            <w:sz w:val="24"/>
                            <w:szCs w:val="24"/>
                          </w:rPr>
                          <w:t xml:space="preserve">. </w:t>
                        </w:r>
                      </w:p>
                      <w:p w14:paraId="46D43982" w14:textId="14BC30A2" w:rsidR="00332387" w:rsidRPr="001C67A3" w:rsidRDefault="00332387" w:rsidP="003641C3">
                        <w:pPr>
                          <w:pStyle w:val="TextoFiguras"/>
                          <w:rPr>
                            <w:sz w:val="24"/>
                            <w:szCs w:val="24"/>
                          </w:rPr>
                        </w:pPr>
                        <w:r w:rsidRPr="001C67A3">
                          <w:rPr>
                            <w:sz w:val="24"/>
                            <w:szCs w:val="24"/>
                          </w:rPr>
                          <w:t>(a) Vista frontal. (b) Vista posterior.</w:t>
                        </w:r>
                      </w:p>
                      <w:p w14:paraId="56AF10A9" w14:textId="77777777" w:rsidR="00332387" w:rsidRPr="00220A6D" w:rsidRDefault="00332387" w:rsidP="003641C3">
                        <w:pPr>
                          <w:pStyle w:val="TextoFiguras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16FEB" w:rsidRPr="003609FA">
        <w:rPr>
          <w:rStyle w:val="Heading1Char"/>
          <w:rFonts w:eastAsia="Calibri"/>
          <w:b w:val="0"/>
          <w:sz w:val="24"/>
          <w:szCs w:val="24"/>
        </w:rPr>
        <w:t>En la figur</w:t>
      </w:r>
      <w:r w:rsidR="00C72034">
        <w:rPr>
          <w:rStyle w:val="Heading1Char"/>
          <w:rFonts w:eastAsia="Calibri"/>
          <w:b w:val="0"/>
          <w:sz w:val="24"/>
          <w:szCs w:val="24"/>
        </w:rPr>
        <w:t>a 4</w:t>
      </w:r>
      <w:r w:rsidR="00602540" w:rsidRPr="003609FA">
        <w:rPr>
          <w:rStyle w:val="Heading1Char"/>
          <w:rFonts w:eastAsia="Calibri"/>
          <w:b w:val="0"/>
          <w:sz w:val="24"/>
          <w:szCs w:val="24"/>
        </w:rPr>
        <w:t xml:space="preserve"> se muestra el </w:t>
      </w:r>
      <w:r w:rsidR="00D91030">
        <w:rPr>
          <w:rStyle w:val="Heading1Char"/>
          <w:rFonts w:eastAsia="Calibri"/>
          <w:b w:val="0"/>
          <w:sz w:val="24"/>
          <w:szCs w:val="24"/>
        </w:rPr>
        <w:t xml:space="preserve">Agilent </w:t>
      </w:r>
      <w:r w:rsidR="00254A3D">
        <w:rPr>
          <w:rStyle w:val="Heading1Char"/>
          <w:rFonts w:eastAsia="Calibri"/>
          <w:b w:val="0"/>
          <w:sz w:val="24"/>
          <w:szCs w:val="24"/>
        </w:rPr>
        <w:t>11713</w:t>
      </w:r>
      <w:r w:rsidR="00D91030">
        <w:rPr>
          <w:rStyle w:val="Heading1Char"/>
          <w:rFonts w:eastAsia="Calibri"/>
          <w:b w:val="0"/>
          <w:sz w:val="24"/>
          <w:szCs w:val="24"/>
        </w:rPr>
        <w:t>A</w:t>
      </w:r>
      <w:r w:rsidR="00602540" w:rsidRPr="003609FA">
        <w:rPr>
          <w:rStyle w:val="Heading1Char"/>
          <w:rFonts w:eastAsia="Calibri"/>
          <w:b w:val="0"/>
          <w:sz w:val="24"/>
          <w:szCs w:val="24"/>
        </w:rPr>
        <w:t>, el cual se</w:t>
      </w:r>
      <w:ins w:id="99" w:author="Microsoft account" w:date="2017-01-19T02:56:00Z">
        <w:r w:rsidR="00C10C99">
          <w:rPr>
            <w:rStyle w:val="Heading1Char"/>
            <w:rFonts w:eastAsia="Calibri"/>
            <w:b w:val="0"/>
            <w:sz w:val="24"/>
            <w:szCs w:val="24"/>
          </w:rPr>
          <w:t>rvirá</w:t>
        </w:r>
      </w:ins>
      <w:del w:id="100" w:author="Microsoft account" w:date="2017-01-19T02:56:00Z">
        <w:r w:rsidR="00602540" w:rsidRPr="003609FA" w:rsidDel="00C10C99">
          <w:rPr>
            <w:rStyle w:val="Heading1Char"/>
            <w:rFonts w:eastAsia="Calibri"/>
            <w:b w:val="0"/>
            <w:sz w:val="24"/>
            <w:szCs w:val="24"/>
          </w:rPr>
          <w:delText>rá</w:delText>
        </w:r>
      </w:del>
      <w:r w:rsidR="00602540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  <w:del w:id="101" w:author="Microsoft account" w:date="2017-01-19T02:56:00Z">
        <w:r w:rsidR="00602540" w:rsidRPr="003609FA" w:rsidDel="00C10C99">
          <w:rPr>
            <w:rStyle w:val="Heading1Char"/>
            <w:rFonts w:eastAsia="Calibri"/>
            <w:b w:val="0"/>
            <w:sz w:val="24"/>
            <w:szCs w:val="24"/>
          </w:rPr>
          <w:delText>la</w:delText>
        </w:r>
      </w:del>
      <w:ins w:id="102" w:author="Microsoft account" w:date="2017-01-19T02:56:00Z">
        <w:r w:rsidR="00C10C99">
          <w:rPr>
            <w:rStyle w:val="Heading1Char"/>
            <w:rFonts w:eastAsia="Calibri"/>
            <w:b w:val="0"/>
            <w:sz w:val="24"/>
            <w:szCs w:val="24"/>
          </w:rPr>
          <w:t>de</w:t>
        </w:r>
      </w:ins>
      <w:r w:rsidR="00602540" w:rsidRPr="003609FA">
        <w:rPr>
          <w:rStyle w:val="Heading1Char"/>
          <w:rFonts w:eastAsia="Calibri"/>
          <w:b w:val="0"/>
          <w:sz w:val="24"/>
          <w:szCs w:val="24"/>
        </w:rPr>
        <w:t xml:space="preserve"> base para el diseño propuesto</w:t>
      </w:r>
      <w:del w:id="103" w:author="Microsoft account" w:date="2017-01-19T10:20:00Z">
        <w:r w:rsidR="00602540" w:rsidRPr="003609FA" w:rsidDel="00B11F4C">
          <w:rPr>
            <w:rStyle w:val="Heading1Char"/>
            <w:rFonts w:eastAsia="Calibri"/>
            <w:b w:val="0"/>
            <w:sz w:val="24"/>
            <w:szCs w:val="24"/>
          </w:rPr>
          <w:delText xml:space="preserve"> en este trabajo</w:delText>
        </w:r>
      </w:del>
      <w:r w:rsidR="00602540" w:rsidRPr="003609FA">
        <w:rPr>
          <w:rStyle w:val="Heading1Char"/>
          <w:rFonts w:eastAsia="Calibri"/>
          <w:b w:val="0"/>
          <w:sz w:val="24"/>
          <w:szCs w:val="24"/>
        </w:rPr>
        <w:t xml:space="preserve">. </w:t>
      </w:r>
      <w:r w:rsidR="0083797B">
        <w:rPr>
          <w:rStyle w:val="Heading1Char"/>
          <w:rFonts w:eastAsia="Calibri"/>
          <w:b w:val="0"/>
          <w:sz w:val="24"/>
          <w:szCs w:val="24"/>
        </w:rPr>
        <w:t>Admite</w:t>
      </w:r>
      <w:ins w:id="104" w:author="Microsoft account" w:date="2017-01-19T02:56:00Z">
        <w:r w:rsidR="00C10C99">
          <w:rPr>
            <w:rStyle w:val="Heading1Char"/>
            <w:rFonts w:eastAsia="Calibri"/>
            <w:b w:val="0"/>
            <w:sz w:val="24"/>
            <w:szCs w:val="24"/>
          </w:rPr>
          <w:t xml:space="preserve"> este equipo</w:t>
        </w:r>
      </w:ins>
      <w:r w:rsidR="0083797B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AC2A51">
        <w:rPr>
          <w:rStyle w:val="Heading1Char"/>
          <w:rFonts w:eastAsia="Calibri"/>
          <w:b w:val="0"/>
          <w:sz w:val="24"/>
          <w:szCs w:val="24"/>
        </w:rPr>
        <w:t>dos modos de operación:</w:t>
      </w:r>
      <w:r w:rsidR="001C67A3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620039">
        <w:rPr>
          <w:rStyle w:val="Heading1Char"/>
          <w:rFonts w:eastAsia="Calibri"/>
          <w:b w:val="0"/>
          <w:sz w:val="24"/>
          <w:szCs w:val="24"/>
        </w:rPr>
        <w:t>operación en</w:t>
      </w:r>
      <w:r w:rsidR="0083797B">
        <w:rPr>
          <w:rStyle w:val="Heading1Char"/>
          <w:rFonts w:eastAsia="Calibri"/>
          <w:b w:val="0"/>
          <w:sz w:val="24"/>
          <w:szCs w:val="24"/>
        </w:rPr>
        <w:t xml:space="preserve"> modo local y </w:t>
      </w:r>
      <w:r w:rsidR="00620039">
        <w:rPr>
          <w:rStyle w:val="Heading1Char"/>
          <w:rFonts w:eastAsia="Calibri"/>
          <w:b w:val="0"/>
          <w:sz w:val="24"/>
          <w:szCs w:val="24"/>
        </w:rPr>
        <w:t xml:space="preserve">operación </w:t>
      </w:r>
      <w:r w:rsidR="0083797B">
        <w:rPr>
          <w:rStyle w:val="Heading1Char"/>
          <w:rFonts w:eastAsia="Calibri"/>
          <w:b w:val="0"/>
          <w:sz w:val="24"/>
          <w:szCs w:val="24"/>
        </w:rPr>
        <w:t>en modo remoto. Operando en modo local, d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>esde su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panel frontal el usua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 xml:space="preserve">rio puede seleccionar </w:t>
      </w:r>
      <w:r w:rsidR="00966E4F">
        <w:rPr>
          <w:rStyle w:val="Heading1Char"/>
          <w:rFonts w:eastAsia="Calibri"/>
          <w:b w:val="0"/>
          <w:sz w:val="24"/>
          <w:szCs w:val="24"/>
        </w:rPr>
        <w:t>el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 xml:space="preserve"> nivel 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de atenuación </w:t>
      </w:r>
      <w:r w:rsidR="003609FA" w:rsidRPr="003609FA">
        <w:rPr>
          <w:rStyle w:val="Heading1Char"/>
          <w:rFonts w:eastAsia="Calibri"/>
          <w:b w:val="0"/>
          <w:sz w:val="24"/>
          <w:szCs w:val="24"/>
        </w:rPr>
        <w:t>requerido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en el</w:t>
      </w:r>
      <w:del w:id="105" w:author="Microsoft account" w:date="2017-01-19T02:57:00Z">
        <w:r w:rsidR="003A3FE1" w:rsidRPr="003609FA" w:rsidDel="00C10C99">
          <w:rPr>
            <w:rStyle w:val="Heading1Char"/>
            <w:rFonts w:eastAsia="Calibri"/>
            <w:b w:val="0"/>
            <w:sz w:val="24"/>
            <w:szCs w:val="24"/>
          </w:rPr>
          <w:delText xml:space="preserve"> Agilent</w:delText>
        </w:r>
      </w:del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N2002A, presi</w:t>
      </w:r>
      <w:r w:rsidR="00156FE8">
        <w:rPr>
          <w:rStyle w:val="Heading1Char"/>
          <w:rFonts w:eastAsia="Calibri"/>
          <w:b w:val="0"/>
          <w:sz w:val="24"/>
          <w:szCs w:val="24"/>
        </w:rPr>
        <w:t xml:space="preserve">onando la combinación apropiada de botones 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en las secciones marcadas como </w:t>
      </w:r>
      <w:r w:rsidR="003609FA" w:rsidRPr="003609FA">
        <w:rPr>
          <w:rStyle w:val="Heading1Char"/>
          <w:rFonts w:eastAsia="Calibri"/>
          <w:b w:val="0"/>
          <w:sz w:val="24"/>
          <w:szCs w:val="24"/>
        </w:rPr>
        <w:t xml:space="preserve">ATTENUATOR 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>X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y </w:t>
      </w:r>
      <w:r w:rsidR="00AC2A51">
        <w:rPr>
          <w:rStyle w:val="Heading1Char"/>
          <w:rFonts w:eastAsia="Calibri"/>
          <w:b w:val="0"/>
          <w:sz w:val="24"/>
          <w:szCs w:val="24"/>
        </w:rPr>
        <w:t xml:space="preserve">ATTENUATOR Y en la 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 xml:space="preserve">figura </w:t>
      </w:r>
      <w:r w:rsidR="00C72034">
        <w:rPr>
          <w:rStyle w:val="Heading1Char"/>
          <w:rFonts w:eastAsia="Calibri"/>
          <w:b w:val="0"/>
          <w:sz w:val="24"/>
          <w:szCs w:val="24"/>
        </w:rPr>
        <w:t>4</w:t>
      </w:r>
      <w:r w:rsidR="00AC2A51">
        <w:rPr>
          <w:rStyle w:val="Heading1Char"/>
          <w:rFonts w:eastAsia="Calibri"/>
          <w:b w:val="0"/>
          <w:sz w:val="24"/>
          <w:szCs w:val="24"/>
        </w:rPr>
        <w:t>a</w:t>
      </w:r>
      <w:r w:rsidR="001872C4" w:rsidRPr="003609FA">
        <w:rPr>
          <w:rStyle w:val="Heading1Char"/>
          <w:rFonts w:eastAsia="Calibri"/>
          <w:b w:val="0"/>
          <w:sz w:val="24"/>
          <w:szCs w:val="24"/>
        </w:rPr>
        <w:t xml:space="preserve">. </w:t>
      </w:r>
      <w:r w:rsidR="00156FE8">
        <w:rPr>
          <w:rStyle w:val="Heading1Char"/>
          <w:rFonts w:eastAsia="Calibri"/>
          <w:b w:val="0"/>
          <w:sz w:val="24"/>
          <w:szCs w:val="24"/>
        </w:rPr>
        <w:t>En respuesta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, el </w:t>
      </w:r>
      <w:r w:rsidR="00254A3D">
        <w:rPr>
          <w:rStyle w:val="Heading1Char"/>
          <w:rFonts w:eastAsia="Calibri"/>
          <w:b w:val="0"/>
          <w:sz w:val="24"/>
          <w:szCs w:val="24"/>
        </w:rPr>
        <w:t>11713</w:t>
      </w:r>
      <w:ins w:id="106" w:author="Microsoft account" w:date="2017-01-19T02:58:00Z">
        <w:r w:rsidR="00C10C99">
          <w:rPr>
            <w:rStyle w:val="Heading1Char"/>
            <w:rFonts w:eastAsia="Calibri"/>
            <w:b w:val="0"/>
            <w:sz w:val="24"/>
            <w:szCs w:val="24"/>
          </w:rPr>
          <w:t>A</w:t>
        </w:r>
      </w:ins>
      <w:r w:rsidR="00966E4F">
        <w:rPr>
          <w:rStyle w:val="Heading1Char"/>
          <w:rFonts w:eastAsia="Calibri"/>
          <w:b w:val="0"/>
          <w:sz w:val="24"/>
          <w:szCs w:val="24"/>
        </w:rPr>
        <w:t xml:space="preserve"> genera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156FE8">
        <w:rPr>
          <w:rStyle w:val="Heading1Char"/>
          <w:rFonts w:eastAsia="Calibri"/>
          <w:b w:val="0"/>
          <w:sz w:val="24"/>
          <w:szCs w:val="24"/>
        </w:rPr>
        <w:t>una</w:t>
      </w:r>
      <w:r w:rsidR="00AC2A51">
        <w:rPr>
          <w:rStyle w:val="Heading1Char"/>
          <w:rFonts w:eastAsia="Calibri"/>
          <w:b w:val="0"/>
          <w:sz w:val="24"/>
          <w:szCs w:val="24"/>
        </w:rPr>
        <w:t xml:space="preserve"> combinación 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>señ</w:t>
      </w:r>
      <w:r w:rsidR="00CE21EF">
        <w:rPr>
          <w:rStyle w:val="Heading1Char"/>
          <w:rFonts w:eastAsia="Calibri"/>
          <w:b w:val="0"/>
          <w:sz w:val="24"/>
          <w:szCs w:val="24"/>
        </w:rPr>
        <w:t xml:space="preserve">ales, 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 xml:space="preserve">las </w:t>
      </w:r>
      <w:r w:rsidR="00156FE8">
        <w:rPr>
          <w:rStyle w:val="Heading1Char"/>
          <w:rFonts w:eastAsia="Calibri"/>
          <w:b w:val="0"/>
          <w:sz w:val="24"/>
          <w:szCs w:val="24"/>
        </w:rPr>
        <w:t xml:space="preserve">cuales son 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>entrega</w:t>
      </w:r>
      <w:r w:rsidR="00156FE8">
        <w:rPr>
          <w:rStyle w:val="Heading1Char"/>
          <w:rFonts w:eastAsia="Calibri"/>
          <w:b w:val="0"/>
          <w:sz w:val="24"/>
          <w:szCs w:val="24"/>
        </w:rPr>
        <w:t>das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 xml:space="preserve"> en</w:t>
      </w:r>
      <w:r w:rsidR="004903CD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>los</w:t>
      </w:r>
      <w:r w:rsidR="00966E4F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4903CD" w:rsidRPr="00156FE8">
        <w:rPr>
          <w:rStyle w:val="Heading1Char"/>
          <w:rFonts w:eastAsia="Calibri"/>
          <w:b w:val="0"/>
          <w:sz w:val="24"/>
          <w:szCs w:val="24"/>
        </w:rPr>
        <w:t>dos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A31C4B" w:rsidRPr="00156FE8">
        <w:rPr>
          <w:rStyle w:val="Heading1Char"/>
          <w:rFonts w:eastAsia="Calibri"/>
          <w:b w:val="0"/>
          <w:sz w:val="24"/>
          <w:szCs w:val="24"/>
        </w:rPr>
        <w:t>puertos</w:t>
      </w:r>
      <w:del w:id="107" w:author="Microsoft account" w:date="2017-01-19T10:21:00Z">
        <w:r w:rsidR="00CE21EF" w:rsidRPr="00156FE8" w:rsidDel="00E35CF5">
          <w:rPr>
            <w:rStyle w:val="Heading1Char"/>
            <w:rFonts w:eastAsia="Calibri"/>
            <w:b w:val="0"/>
            <w:sz w:val="24"/>
            <w:szCs w:val="24"/>
          </w:rPr>
          <w:delText xml:space="preserve"> </w:delText>
        </w:r>
      </w:del>
      <w:ins w:id="108" w:author="Microsoft account" w:date="2017-01-19T10:21:00Z">
        <w:r w:rsidR="00E35CF5">
          <w:rPr>
            <w:rStyle w:val="Heading1Char"/>
            <w:rFonts w:eastAsia="Calibri"/>
            <w:b w:val="0"/>
            <w:sz w:val="24"/>
            <w:szCs w:val="24"/>
          </w:rPr>
          <w:t xml:space="preserve">, </w:t>
        </w:r>
      </w:ins>
      <w:r w:rsidR="00CE21EF" w:rsidRPr="00156FE8">
        <w:rPr>
          <w:rStyle w:val="Heading1Char"/>
          <w:rFonts w:eastAsia="Calibri"/>
          <w:b w:val="0"/>
          <w:sz w:val="24"/>
          <w:szCs w:val="24"/>
        </w:rPr>
        <w:t>presentes en su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 xml:space="preserve"> panel posterior</w:t>
      </w:r>
      <w:r w:rsidR="001872C4" w:rsidRPr="00156FE8">
        <w:rPr>
          <w:rStyle w:val="Heading1Char"/>
          <w:rFonts w:eastAsia="Calibri"/>
          <w:b w:val="0"/>
          <w:sz w:val="24"/>
          <w:szCs w:val="24"/>
        </w:rPr>
        <w:t>,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 xml:space="preserve"> marcados como ATTEN X</w:t>
      </w:r>
      <w:r w:rsidR="00A31C4B" w:rsidRPr="00156FE8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3A3FE1" w:rsidRPr="00156FE8">
        <w:rPr>
          <w:rStyle w:val="Heading1Char"/>
          <w:rFonts w:eastAsia="Calibri"/>
          <w:b w:val="0"/>
          <w:sz w:val="24"/>
          <w:szCs w:val="24"/>
        </w:rPr>
        <w:t>y ATTEN Y</w:t>
      </w:r>
      <w:ins w:id="109" w:author="Microsoft account" w:date="2017-01-19T10:21:00Z">
        <w:r w:rsidR="00E35CF5">
          <w:rPr>
            <w:rStyle w:val="Heading1Char"/>
            <w:rFonts w:eastAsia="Calibri"/>
            <w:b w:val="0"/>
            <w:sz w:val="24"/>
            <w:szCs w:val="24"/>
          </w:rPr>
          <w:t xml:space="preserve"> respectivamente</w:t>
        </w:r>
      </w:ins>
      <w:r w:rsidR="001872C4" w:rsidRPr="003609FA">
        <w:rPr>
          <w:rStyle w:val="Heading1Char"/>
          <w:rFonts w:eastAsia="Calibri"/>
          <w:b w:val="0"/>
          <w:sz w:val="24"/>
          <w:szCs w:val="24"/>
        </w:rPr>
        <w:t>, como se indica en la figura 4b</w:t>
      </w:r>
      <w:r w:rsidR="003A3FE1" w:rsidRPr="003609FA">
        <w:rPr>
          <w:rStyle w:val="Heading1Char"/>
          <w:rFonts w:eastAsia="Calibri"/>
          <w:b w:val="0"/>
          <w:sz w:val="24"/>
          <w:szCs w:val="24"/>
        </w:rPr>
        <w:t>.</w:t>
      </w:r>
      <w:r w:rsidR="00A31C4B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  <w:r w:rsidR="00B75957" w:rsidRPr="003609FA">
        <w:rPr>
          <w:rStyle w:val="Heading1Char"/>
          <w:rFonts w:eastAsia="Calibri"/>
          <w:b w:val="0"/>
          <w:sz w:val="24"/>
          <w:szCs w:val="24"/>
        </w:rPr>
        <w:t xml:space="preserve">Por medio de cables especiales, se conectan estos puertos a los puertos </w:t>
      </w:r>
      <w:del w:id="110" w:author="Microsoft account" w:date="2017-01-19T10:22:00Z">
        <w:r w:rsidR="00B75957" w:rsidRPr="003609FA" w:rsidDel="00E35CF5">
          <w:rPr>
            <w:rStyle w:val="Heading1Char"/>
            <w:rFonts w:eastAsia="Calibri"/>
            <w:b w:val="0"/>
            <w:sz w:val="24"/>
            <w:szCs w:val="24"/>
          </w:rPr>
          <w:delText>respe</w:delText>
        </w:r>
        <w:r w:rsidR="00966E4F" w:rsidDel="00E35CF5">
          <w:rPr>
            <w:rStyle w:val="Heading1Char"/>
            <w:rFonts w:eastAsia="Calibri"/>
            <w:b w:val="0"/>
            <w:sz w:val="24"/>
            <w:szCs w:val="24"/>
          </w:rPr>
          <w:delText>c</w:delText>
        </w:r>
        <w:r w:rsidR="00B75957" w:rsidRPr="003609FA" w:rsidDel="00E35CF5">
          <w:rPr>
            <w:rStyle w:val="Heading1Char"/>
            <w:rFonts w:eastAsia="Calibri"/>
            <w:b w:val="0"/>
            <w:sz w:val="24"/>
            <w:szCs w:val="24"/>
          </w:rPr>
          <w:delText xml:space="preserve">tivos </w:delText>
        </w:r>
      </w:del>
      <w:ins w:id="111" w:author="Microsoft account" w:date="2017-01-19T10:22:00Z">
        <w:r w:rsidR="00E35CF5">
          <w:rPr>
            <w:rStyle w:val="Heading1Char"/>
            <w:rFonts w:eastAsia="Calibri"/>
            <w:b w:val="0"/>
            <w:sz w:val="24"/>
            <w:szCs w:val="24"/>
          </w:rPr>
          <w:t>correspondientes</w:t>
        </w:r>
        <w:r w:rsidR="00E35CF5" w:rsidRPr="003609FA">
          <w:rPr>
            <w:rStyle w:val="Heading1Char"/>
            <w:rFonts w:eastAsia="Calibri"/>
            <w:b w:val="0"/>
            <w:sz w:val="24"/>
            <w:szCs w:val="24"/>
          </w:rPr>
          <w:t xml:space="preserve"> </w:t>
        </w:r>
      </w:ins>
      <w:r w:rsidR="00B75957" w:rsidRPr="003609FA">
        <w:rPr>
          <w:rStyle w:val="Heading1Char"/>
          <w:rFonts w:eastAsia="Calibri"/>
          <w:b w:val="0"/>
          <w:sz w:val="24"/>
          <w:szCs w:val="24"/>
        </w:rPr>
        <w:t>en la parte posterior del N2002A.</w:t>
      </w:r>
      <w:r w:rsidR="004903CD" w:rsidRPr="003609FA">
        <w:rPr>
          <w:rStyle w:val="Heading1Char"/>
          <w:rFonts w:eastAsia="Calibri"/>
          <w:b w:val="0"/>
          <w:sz w:val="24"/>
          <w:szCs w:val="24"/>
        </w:rPr>
        <w:t xml:space="preserve"> </w:t>
      </w:r>
    </w:p>
    <w:p w14:paraId="159FC7B4" w14:textId="77777777" w:rsidR="00E71A44" w:rsidRDefault="00E71A44" w:rsidP="00F746F6">
      <w:pPr>
        <w:rPr>
          <w:rStyle w:val="Heading1Char"/>
          <w:rFonts w:eastAsia="Calibri"/>
          <w:b w:val="0"/>
          <w:sz w:val="24"/>
          <w:szCs w:val="24"/>
        </w:rPr>
        <w:sectPr w:rsidR="00E71A44">
          <w:footerReference w:type="default" r:id="rId24"/>
          <w:footerReference w:type="first" r:id="rId25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2D44777B" w14:textId="59AB2463" w:rsidR="00DB667A" w:rsidRDefault="00DB667A" w:rsidP="00F746F6">
      <w:pPr>
        <w:rPr>
          <w:rStyle w:val="Heading1Char"/>
          <w:rFonts w:eastAsia="Calibri"/>
          <w:b w:val="0"/>
          <w:sz w:val="24"/>
          <w:szCs w:val="24"/>
        </w:rPr>
      </w:pPr>
    </w:p>
    <w:p w14:paraId="5BD09288" w14:textId="7E6E8DF5" w:rsidR="0083797B" w:rsidRDefault="0083797B" w:rsidP="00F746F6">
      <w:pPr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 xml:space="preserve">Cuando opera en modo remoto, </w:t>
      </w:r>
      <w:r w:rsidR="00B50C7A">
        <w:rPr>
          <w:rStyle w:val="Heading1Char"/>
          <w:rFonts w:eastAsia="Calibri"/>
          <w:b w:val="0"/>
          <w:sz w:val="24"/>
          <w:szCs w:val="24"/>
        </w:rPr>
        <w:t xml:space="preserve">el equipo se comporta de forma idéntica que cuando opera en modo local, excepto que ahora </w:t>
      </w:r>
      <w:r>
        <w:rPr>
          <w:rStyle w:val="Heading1Char"/>
          <w:rFonts w:eastAsia="Calibri"/>
          <w:b w:val="0"/>
          <w:sz w:val="24"/>
          <w:szCs w:val="24"/>
        </w:rPr>
        <w:t>la selección</w:t>
      </w:r>
      <w:r w:rsidR="00A642E3">
        <w:rPr>
          <w:rStyle w:val="Heading1Char"/>
          <w:rFonts w:eastAsia="Calibri"/>
          <w:b w:val="0"/>
          <w:sz w:val="24"/>
          <w:szCs w:val="24"/>
        </w:rPr>
        <w:t xml:space="preserve"> </w:t>
      </w:r>
      <w:r>
        <w:rPr>
          <w:rStyle w:val="Heading1Char"/>
          <w:rFonts w:eastAsia="Calibri"/>
          <w:b w:val="0"/>
          <w:sz w:val="24"/>
          <w:szCs w:val="24"/>
        </w:rPr>
        <w:t>de la atenuación se realiza por medio</w:t>
      </w:r>
      <w:r w:rsidR="00A642E3">
        <w:rPr>
          <w:rStyle w:val="Heading1Char"/>
          <w:rFonts w:eastAsia="Calibri"/>
          <w:b w:val="0"/>
          <w:sz w:val="24"/>
          <w:szCs w:val="24"/>
        </w:rPr>
        <w:t xml:space="preserve"> de comandos enviados a través</w:t>
      </w:r>
      <w:r>
        <w:rPr>
          <w:rStyle w:val="Heading1Char"/>
          <w:rFonts w:eastAsia="Calibri"/>
          <w:b w:val="0"/>
          <w:sz w:val="24"/>
          <w:szCs w:val="24"/>
        </w:rPr>
        <w:t xml:space="preserve"> de un bus interfaz GPIB  (General Purpose Interface Bus)</w:t>
      </w:r>
      <w:r w:rsidR="00A642E3">
        <w:rPr>
          <w:rStyle w:val="Heading1Char"/>
          <w:rFonts w:eastAsia="Calibri"/>
          <w:b w:val="0"/>
          <w:sz w:val="24"/>
          <w:szCs w:val="24"/>
        </w:rPr>
        <w:t xml:space="preserve">, ubicado en el panel trasero del </w:t>
      </w:r>
      <w:r w:rsidR="00254A3D">
        <w:rPr>
          <w:rStyle w:val="Heading1Char"/>
          <w:rFonts w:eastAsia="Calibri"/>
          <w:b w:val="0"/>
          <w:sz w:val="24"/>
          <w:szCs w:val="24"/>
        </w:rPr>
        <w:t>11713</w:t>
      </w:r>
      <w:r w:rsidR="003D1BBF">
        <w:rPr>
          <w:rStyle w:val="Heading1Char"/>
          <w:rFonts w:eastAsia="Calibri"/>
          <w:b w:val="0"/>
          <w:sz w:val="24"/>
          <w:szCs w:val="24"/>
        </w:rPr>
        <w:t>A</w:t>
      </w:r>
      <w:r w:rsidR="00A642E3">
        <w:rPr>
          <w:rStyle w:val="Heading1Char"/>
          <w:rFonts w:eastAsia="Calibri"/>
          <w:b w:val="0"/>
          <w:sz w:val="24"/>
          <w:szCs w:val="24"/>
        </w:rPr>
        <w:t>.</w:t>
      </w:r>
    </w:p>
    <w:p w14:paraId="58FE655F" w14:textId="0900770B" w:rsidR="00DB507C" w:rsidRDefault="008D674D" w:rsidP="00DB507C">
      <w:pPr>
        <w:rPr>
          <w:rStyle w:val="Heading1Char"/>
          <w:rFonts w:eastAsia="Calibri"/>
          <w:b w:val="0"/>
          <w:sz w:val="24"/>
          <w:szCs w:val="24"/>
        </w:rPr>
      </w:pPr>
      <w:r>
        <w:rPr>
          <w:noProof/>
          <w:lang w:val="es-VE" w:eastAsia="es-VE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33417FA" wp14:editId="065AAB9F">
                <wp:simplePos x="0" y="0"/>
                <wp:positionH relativeFrom="column">
                  <wp:posOffset>5715</wp:posOffset>
                </wp:positionH>
                <wp:positionV relativeFrom="paragraph">
                  <wp:posOffset>1671955</wp:posOffset>
                </wp:positionV>
                <wp:extent cx="5573395" cy="2019300"/>
                <wp:effectExtent l="0" t="0" r="8255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3395" cy="2019300"/>
                          <a:chOff x="0" y="0"/>
                          <a:chExt cx="5573395" cy="2019300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5573395" cy="1666240"/>
                            <a:chOff x="0" y="0"/>
                            <a:chExt cx="5574030" cy="1667539"/>
                          </a:xfrm>
                        </wpg:grpSpPr>
                        <wpg:grpSp>
                          <wpg:cNvPr id="37" name="Group 37"/>
                          <wpg:cNvGrpSpPr/>
                          <wpg:grpSpPr>
                            <a:xfrm>
                              <a:off x="0" y="0"/>
                              <a:ext cx="5574030" cy="1346200"/>
                              <a:chOff x="0" y="0"/>
                              <a:chExt cx="5574148" cy="1346200"/>
                            </a:xfrm>
                          </wpg:grpSpPr>
                          <pic:pic xmlns:pic="http://schemas.openxmlformats.org/drawingml/2006/picture">
                            <pic:nvPicPr>
                              <pic:cNvPr id="25" name="Picture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71330" y="0"/>
                                <a:ext cx="1799590" cy="1346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0" name="Picture 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12651"/>
                                <a:ext cx="1799590" cy="805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4" name="Picture 3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6762"/>
                              <a:stretch/>
                            </pic:blipFill>
                            <pic:spPr bwMode="auto">
                              <a:xfrm>
                                <a:off x="3774558" y="10632"/>
                                <a:ext cx="1799590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45" name="Group 45"/>
                          <wpg:cNvGrpSpPr/>
                          <wpg:grpSpPr>
                            <a:xfrm>
                              <a:off x="223284" y="1275907"/>
                              <a:ext cx="5078759" cy="391632"/>
                              <a:chOff x="0" y="10633"/>
                              <a:chExt cx="5078759" cy="391632"/>
                            </a:xfrm>
                          </wpg:grpSpPr>
                          <wps:wsp>
                            <wps:cNvPr id="4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9061"/>
                                <a:ext cx="150622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9B9E06" w14:textId="77777777" w:rsidR="00332387" w:rsidRPr="009B19F1" w:rsidRDefault="00332387" w:rsidP="00314CC5">
                                  <w:pPr>
                                    <w:pStyle w:val="TextoFiguras"/>
                                  </w:pPr>
                                  <w:r w:rsidRPr="009B19F1">
                                    <w:t>a)</w:t>
                                  </w:r>
                                  <w:r>
                                    <w:t xml:space="preserve"> </w:t>
                                  </w:r>
                                  <w:r w:rsidRPr="009B19F1">
                                    <w:t>Agilent 11713A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43739" y="21265"/>
                                <a:ext cx="150622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0A4856" w14:textId="77777777" w:rsidR="00332387" w:rsidRPr="009B19F1" w:rsidRDefault="00332387" w:rsidP="00314CC5">
                                  <w:pPr>
                                    <w:pStyle w:val="TextoFiguras"/>
                                  </w:pPr>
                                  <w:r>
                                    <w:t>b</w:t>
                                  </w:r>
                                  <w:r w:rsidRPr="009B19F1">
                                    <w:t>)</w:t>
                                  </w:r>
                                  <w:r>
                                    <w:t xml:space="preserve"> KeySight 11713B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72539" y="10633"/>
                                <a:ext cx="150622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85E456" w14:textId="77777777" w:rsidR="00332387" w:rsidRPr="009B19F1" w:rsidRDefault="00332387" w:rsidP="00314CC5">
                                  <w:pPr>
                                    <w:pStyle w:val="TextoFiguras"/>
                                  </w:pPr>
                                  <w:r>
                                    <w:t>c</w:t>
                                  </w:r>
                                  <w:r w:rsidRPr="009B19F1">
                                    <w:t>)</w:t>
                                  </w:r>
                                  <w:r>
                                    <w:t xml:space="preserve"> KeySight 11713C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62025" y="1590675"/>
                            <a:ext cx="359981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956997" w14:textId="487B23B5" w:rsidR="00332387" w:rsidRPr="000B5F0C" w:rsidRDefault="00332387" w:rsidP="008D674D">
                              <w:pPr>
                                <w:spacing w:after="0" w:line="240" w:lineRule="auto"/>
                                <w:ind w:firstLine="0"/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0B5F0C">
                                <w:rPr>
                                  <w:b/>
                                  <w:szCs w:val="24"/>
                                </w:rPr>
                                <w:t xml:space="preserve">Figura </w:t>
                              </w:r>
                              <w:r>
                                <w:rPr>
                                  <w:b/>
                                  <w:szCs w:val="24"/>
                                </w:rPr>
                                <w:t>5</w:t>
                              </w:r>
                              <w:r w:rsidRPr="000B5F0C">
                                <w:rPr>
                                  <w:b/>
                                  <w:szCs w:val="24"/>
                                </w:rPr>
                                <w:t>:</w:t>
                              </w:r>
                              <w:r>
                                <w:rPr>
                                  <w:szCs w:val="24"/>
                                </w:rPr>
                                <w:t xml:space="preserve"> Controladores para atenuadores </w:t>
                              </w:r>
                              <w:r w:rsidRPr="001C67A3">
                                <w:rPr>
                                  <w:szCs w:val="24"/>
                                </w:rPr>
                                <w:t>e interruptores</w:t>
                              </w:r>
                              <w:r>
                                <w:rPr>
                                  <w:szCs w:val="24"/>
                                </w:rPr>
                                <w:t xml:space="preserve"> de Agilent</w:t>
                              </w:r>
                              <w:ins w:id="112" w:author="Microsoft account" w:date="2017-01-19T10:24:00Z">
                                <w:r w:rsidR="00E35CF5">
                                  <w:rPr>
                                    <w:szCs w:val="24"/>
                                  </w:rPr>
                                  <w:t xml:space="preserve"> </w:t>
                                </w:r>
                              </w:ins>
                              <w:del w:id="113" w:author="Microsoft account" w:date="2017-01-19T10:24:00Z">
                                <w:r w:rsidDel="00E35CF5">
                                  <w:rPr>
                                    <w:szCs w:val="24"/>
                                  </w:rPr>
                                  <w:delText xml:space="preserve"> </w:delText>
                                </w:r>
                              </w:del>
                              <w:r>
                                <w:rPr>
                                  <w:szCs w:val="24"/>
                                </w:rPr>
                                <w:t>y KeySight</w:t>
                              </w:r>
                              <w:r w:rsidRPr="000B5F0C">
                                <w:rPr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szCs w:val="24"/>
                                </w:rPr>
                                <w:t>Technologies</w:t>
                              </w:r>
                              <w:r w:rsidRPr="000B5F0C">
                                <w:rPr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3417FA" id="Group 24" o:spid="_x0000_s1080" style="position:absolute;left:0;text-align:left;margin-left:.45pt;margin-top:131.65pt;width:438.85pt;height:159pt;z-index:251735040" coordsize="55733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">
                <v:group id="Group 50" o:spid="_x0000_s1081" style="position:absolute;width:55733;height:16662" coordsize="55740,16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group id="Group 37" o:spid="_x0000_s1082" style="position:absolute;width:55740;height:13462" coordsize="55741,134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v:shape id="Picture 25" o:spid="_x0000_s1083" type="#_x0000_t75" style="position:absolute;left:18713;width:17996;height:134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BL4HEAAAA2wAAAA8AAABkcnMvZG93bnJldi54bWxEj0FrAjEUhO+F/ofwCr0UzXZBK1ujlEpB&#10;ehBqC70+Ns/Nks3LkkR39dc3gtDjMDPfMMv16DpxohBbzwqepwUI4trrlhsFP98fkwWImJA1dp5J&#10;wZkirFf3d0ustB/4i0771IgM4VihApNSX0kZa0MO49T3xNk7+OAwZRkaqQMOGe46WRbFXDpsOS8Y&#10;7OndUG33R6fgxdpQFpuD+6TL/MkMu/Ovta1Sjw/j2yuIRGP6D9/aW62gnMH1S/4Bcv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ABL4HEAAAA2wAAAA8AAAAAAAAAAAAAAAAA&#10;nwIAAGRycy9kb3ducmV2LnhtbFBLBQYAAAAABAAEAPcAAACQAwAAAAA=&#10;">
                      <v:imagedata r:id="rId29" o:title=""/>
                      <v:path arrowok="t"/>
                    </v:shape>
                    <v:shape id="Picture 30" o:spid="_x0000_s1084" type="#_x0000_t75" style="position:absolute;top:2126;width:17995;height:80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v9JfCAAAA2wAAAA8AAABkcnMvZG93bnJldi54bWxET89rwjAUvg/8H8IbeFtTJ4pU0yLbhOFl&#10;s5sHb8/m2XY2LyXJtPvvl4Pg8eP7vSoG04kLOd9aVjBJUhDEldUt1wq+vzZPCxA+IGvsLJOCP/JQ&#10;5KOHFWbaXnlHlzLUIoawz1BBE0KfSemrhgz6xPbEkTtZZzBE6GqpHV5juOnkc5rOpcGWY0ODPb00&#10;VJ3LX6Pg8/D6NvNuMfmg8qc8dG5/XG83So0fh/USRKAh3MU397tWMI3r45f4A2T+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+r/SXwgAAANsAAAAPAAAAAAAAAAAAAAAAAJ8C&#10;AABkcnMvZG93bnJldi54bWxQSwUGAAAAAAQABAD3AAAAjgMAAAAA&#10;">
                      <v:imagedata r:id="rId30" o:title=""/>
                      <v:path arrowok="t"/>
                    </v:shape>
                    <v:shape id="Picture 34" o:spid="_x0000_s1085" type="#_x0000_t75" style="position:absolute;left:37745;top:106;width:17996;height:12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voSHGAAAA2wAAAA8AAABkcnMvZG93bnJldi54bWxEj9FqwkAURN8F/2G5hb6ZjVaqTV1FBFul&#10;D7G2H3DNXrPB7N2QXTX267tCoY/DzJxhZovO1uJCra8cKxgmKQjiwumKSwXfX+vBFIQPyBprx6Tg&#10;Rh4W835vhpl2V/6kyz6UIkLYZ6jAhNBkUvrCkEWfuIY4ekfXWgxRtqXULV4j3NZylKbP0mLFccFg&#10;QytDxWl/tgre8h9zOOShme5e9HjycT5u34e5Uo8P3fIVRKAu/If/2hut4GkM9y/xB8j5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y+hIcYAAADbAAAADwAAAAAAAAAAAAAA&#10;AACfAgAAZHJzL2Rvd25yZXYueG1sUEsFBgAAAAAEAAQA9wAAAJIDAAAAAA==&#10;">
                      <v:imagedata r:id="rId31" o:title="" cropbottom="4432f"/>
                      <v:path arrowok="t"/>
                    </v:shape>
                  </v:group>
                  <v:group id="Group 45" o:spid="_x0000_s1086" style="position:absolute;left:2232;top:12759;width:50788;height:3916" coordorigin=",106" coordsize="50787,39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Text Box 2" o:spid="_x0000_s1087" type="#_x0000_t202" style="position:absolute;top:190;width:15062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5x+8QA&#10;AADbAAAADwAAAGRycy9kb3ducmV2LnhtbESPzWrDMBCE74W8g9hALyWWU9z8OJFNWmjJNT8PsLY2&#10;tom1MpYa229fFQo9DjPzDbPPR9OKB/WusaxgGcUgiEurG64UXC+fiw0I55E1tpZJwUQO8mz2tMdU&#10;24FP9Dj7SgQIuxQV1N53qZSurMmgi2xHHLyb7Q36IPtK6h6HADetfI3jlTTYcFiosaOPmsr7+dso&#10;uB2Hl7ftUHz56/qUrN6xWRd2Uup5Ph52IDyN/j/81z5qBckSfr+EHy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ecfvEAAAA2wAAAA8AAAAAAAAAAAAAAAAAmAIAAGRycy9k&#10;b3ducmV2LnhtbFBLBQYAAAAABAAEAPUAAACJAwAAAAA=&#10;" stroked="f">
                      <v:textbox>
                        <w:txbxContent>
                          <w:p w14:paraId="739B9E06" w14:textId="77777777" w:rsidR="00332387" w:rsidRPr="009B19F1" w:rsidRDefault="00332387" w:rsidP="00314CC5">
                            <w:pPr>
                              <w:pStyle w:val="TextoFiguras"/>
                            </w:pPr>
                            <w:r w:rsidRPr="009B19F1">
                              <w:t>a)</w:t>
                            </w:r>
                            <w:r>
                              <w:t xml:space="preserve"> </w:t>
                            </w:r>
                            <w:r w:rsidRPr="009B19F1">
                              <w:t>Agilent 11713A</w:t>
                            </w:r>
                          </w:p>
                        </w:txbxContent>
                      </v:textbox>
                    </v:shape>
                    <v:shape id="Text Box 2" o:spid="_x0000_s1088" type="#_x0000_t202" style="position:absolute;left:17437;top:212;width:15062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zvjMQA&#10;AADbAAAADwAAAGRycy9kb3ducmV2LnhtbESP3WrCQBSE7wu+w3KE3hTdKKk/0U1oCxZvoz7AMXtM&#10;gtmzIbs1ydt3hUIvh5n5htlng2nEgzpXW1awmEcgiAuray4VXM6H2QaE88gaG8ukYCQHWTp52WOi&#10;bc85PU6+FAHCLkEFlfdtIqUrKjLo5rYlDt7NdgZ9kF0pdYd9gJtGLqNoJQ3WHBYqbOmrouJ++jEK&#10;bsf+7X3bX7/9ZZ3Hq0+s11c7KvU6HT52IDwN/j/81z5qBfESnl/CD5D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M74zEAAAA2wAAAA8AAAAAAAAAAAAAAAAAmAIAAGRycy9k&#10;b3ducmV2LnhtbFBLBQYAAAAABAAEAPUAAACJAwAAAAA=&#10;" stroked="f">
                      <v:textbox>
                        <w:txbxContent>
                          <w:p w14:paraId="340A4856" w14:textId="77777777" w:rsidR="00332387" w:rsidRPr="009B19F1" w:rsidRDefault="00332387" w:rsidP="00314CC5">
                            <w:pPr>
                              <w:pStyle w:val="TextoFiguras"/>
                            </w:pPr>
                            <w:r>
                              <w:t>b</w:t>
                            </w:r>
                            <w:r w:rsidRPr="009B19F1">
                              <w:t>)</w:t>
                            </w:r>
                            <w:r>
                              <w:t xml:space="preserve"> KeySight 11713B</w:t>
                            </w:r>
                          </w:p>
                        </w:txbxContent>
                      </v:textbox>
                    </v:shape>
                    <v:shape id="Text Box 2" o:spid="_x0000_s1089" type="#_x0000_t202" style="position:absolute;left:35725;top:106;width:15062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BKF8EA&#10;AADbAAAADwAAAGRycy9kb3ducmV2LnhtbESP3YrCMBSE7wXfIRzBG1lT/3e7RlFB8dafBzg2x7bY&#10;nJQm2vr2RhC8HGbmG2a+bEwhHlS53LKCQT8CQZxYnXOq4Hza/vyCcB5ZY2GZFDzJwXLRbs0x1rbm&#10;Az2OPhUBwi5GBZn3ZSylSzIy6Pq2JA7e1VYGfZBVKnWFdYCbQg6jaCoN5hwWMixpk1FyO96Nguu+&#10;7k3+6svOn2eH8XSN+exin0p1O83qH4Snxn/Dn/ZeKxiP4P0l/AC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4AShfBAAAA2wAAAA8AAAAAAAAAAAAAAAAAmAIAAGRycy9kb3du&#10;cmV2LnhtbFBLBQYAAAAABAAEAPUAAACGAwAAAAA=&#10;" stroked="f">
                      <v:textbox>
                        <w:txbxContent>
                          <w:p w14:paraId="0985E456" w14:textId="77777777" w:rsidR="00332387" w:rsidRPr="009B19F1" w:rsidRDefault="00332387" w:rsidP="00314CC5">
                            <w:pPr>
                              <w:pStyle w:val="TextoFiguras"/>
                            </w:pPr>
                            <w:r>
                              <w:t>c</w:t>
                            </w:r>
                            <w:r w:rsidRPr="009B19F1">
                              <w:t>)</w:t>
                            </w:r>
                            <w:r>
                              <w:t xml:space="preserve"> KeySight 11713C</w:t>
                            </w:r>
                          </w:p>
                        </w:txbxContent>
                      </v:textbox>
                    </v:shape>
                  </v:group>
                </v:group>
                <v:shape id="Text Box 2" o:spid="_x0000_s1090" type="#_x0000_t202" style="position:absolute;left:9620;top:15906;width:35998;height:4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GOMUA&#10;AADbAAAADwAAAGRycy9kb3ducmV2LnhtbESPQUvDQBSE70L/w/IEb+3GWorEbos0FUrtxdqLt0f2&#10;mQSzb8PuM4n++q5Q8DjMzDfMajO6VvUUYuPZwP0sA0VcettwZeD8/jJ9BBUF2WLrmQz8UITNenKz&#10;wtz6gd+oP0mlEoRjjgZqkS7XOpY1OYwz3xEn79MHh5JkqLQNOCS4a/U8y5baYcNpocaOtjWVX6dv&#10;Z6DZhePD70e13B/OMkjxWthjXxhzdzs+P4ESGuU/fG3vrYHFAv6+pB+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gY4xQAAANsAAAAPAAAAAAAAAAAAAAAAAJgCAABkcnMv&#10;ZG93bnJldi54bWxQSwUGAAAAAAQABAD1AAAAigMAAAAA&#10;" filled="f" stroked="f">
                  <v:textbox inset="1mm,0,1mm,0">
                    <w:txbxContent>
                      <w:p w14:paraId="70956997" w14:textId="487B23B5" w:rsidR="00332387" w:rsidRPr="000B5F0C" w:rsidRDefault="00332387" w:rsidP="008D674D">
                        <w:pPr>
                          <w:spacing w:after="0" w:line="240" w:lineRule="auto"/>
                          <w:ind w:firstLine="0"/>
                          <w:jc w:val="center"/>
                          <w:rPr>
                            <w:szCs w:val="24"/>
                          </w:rPr>
                        </w:pPr>
                        <w:r w:rsidRPr="000B5F0C">
                          <w:rPr>
                            <w:b/>
                            <w:szCs w:val="24"/>
                          </w:rPr>
                          <w:t xml:space="preserve">Figura </w:t>
                        </w:r>
                        <w:r>
                          <w:rPr>
                            <w:b/>
                            <w:szCs w:val="24"/>
                          </w:rPr>
                          <w:t>5</w:t>
                        </w:r>
                        <w:r w:rsidRPr="000B5F0C">
                          <w:rPr>
                            <w:b/>
                            <w:szCs w:val="24"/>
                          </w:rPr>
                          <w:t>:</w:t>
                        </w:r>
                        <w:r>
                          <w:rPr>
                            <w:szCs w:val="24"/>
                          </w:rPr>
                          <w:t xml:space="preserve"> Controladores para atenuadores </w:t>
                        </w:r>
                        <w:r w:rsidRPr="001C67A3">
                          <w:rPr>
                            <w:szCs w:val="24"/>
                          </w:rPr>
                          <w:t>e interruptores</w:t>
                        </w:r>
                        <w:r>
                          <w:rPr>
                            <w:szCs w:val="24"/>
                          </w:rPr>
                          <w:t xml:space="preserve"> de Agilent</w:t>
                        </w:r>
                        <w:ins w:id="146" w:author="Microsoft account" w:date="2017-01-19T10:24:00Z">
                          <w:r w:rsidR="00E35CF5">
                            <w:rPr>
                              <w:szCs w:val="24"/>
                            </w:rPr>
                            <w:t xml:space="preserve"> </w:t>
                          </w:r>
                        </w:ins>
                        <w:del w:id="147" w:author="Microsoft account" w:date="2017-01-19T10:24:00Z">
                          <w:r w:rsidDel="00E35CF5">
                            <w:rPr>
                              <w:szCs w:val="24"/>
                            </w:rPr>
                            <w:delText xml:space="preserve"> </w:delText>
                          </w:r>
                        </w:del>
                        <w:r>
                          <w:rPr>
                            <w:szCs w:val="24"/>
                          </w:rPr>
                          <w:t>y KeySight</w:t>
                        </w:r>
                        <w:r w:rsidRPr="000B5F0C">
                          <w:rPr>
                            <w:szCs w:val="24"/>
                          </w:rPr>
                          <w:t xml:space="preserve"> </w:t>
                        </w:r>
                        <w:r>
                          <w:rPr>
                            <w:szCs w:val="24"/>
                          </w:rPr>
                          <w:t>Technologies</w:t>
                        </w:r>
                        <w:r w:rsidRPr="000B5F0C">
                          <w:rPr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57CFA">
        <w:t>El equ</w:t>
      </w:r>
      <w:r w:rsidR="001F162C">
        <w:t>ipo mostrado en la figura 4</w:t>
      </w:r>
      <w:r>
        <w:t xml:space="preserve"> </w:t>
      </w:r>
      <w:r w:rsidR="00357CFA">
        <w:t xml:space="preserve">es el primer modelo </w:t>
      </w:r>
      <w:r>
        <w:t xml:space="preserve">de la serie 11713 manufacturado </w:t>
      </w:r>
      <w:r w:rsidR="00357CFA">
        <w:t xml:space="preserve">por Agilent Technologies. </w:t>
      </w:r>
      <w:r w:rsidR="00DB507C">
        <w:t xml:space="preserve">El diseño del 11713 ha evolucionado con el paso del tiempo, como se aprecia en la figura </w:t>
      </w:r>
      <w:ins w:id="114" w:author="Microsoft account" w:date="2017-01-19T02:58:00Z">
        <w:r w:rsidR="00C10C99">
          <w:t>5</w:t>
        </w:r>
      </w:ins>
      <w:del w:id="115" w:author="Microsoft account" w:date="2017-01-19T02:58:00Z">
        <w:r w:rsidR="00DB507C" w:rsidDel="00C10C99">
          <w:delText>2</w:delText>
        </w:r>
      </w:del>
      <w:r w:rsidR="00DB507C">
        <w:t xml:space="preserve">. Actualmente KeySight Technologies produce </w:t>
      </w:r>
      <w:r w:rsidR="00357CFA">
        <w:t xml:space="preserve">estos equipos en </w:t>
      </w:r>
      <w:r w:rsidR="00DB507C">
        <w:t>dos versiones mejoradas</w:t>
      </w:r>
      <w:r w:rsidR="00357CFA">
        <w:t>,</w:t>
      </w:r>
      <w:r w:rsidR="00DB507C">
        <w:t xml:space="preserve"> pero que preservan toda la funcionalidad </w:t>
      </w:r>
      <w:r w:rsidR="00357CFA">
        <w:t>equipo antiguo Agilent</w:t>
      </w:r>
      <w:r w:rsidR="00DB507C">
        <w:t>, en dos modelos, el 11713B (figura 2b) y el 11713C (figura 2c).</w:t>
      </w:r>
    </w:p>
    <w:p w14:paraId="4617200F" w14:textId="77777777" w:rsidR="00D54D4F" w:rsidRDefault="00D54D4F" w:rsidP="0050162F">
      <w:pPr>
        <w:rPr>
          <w:szCs w:val="24"/>
        </w:rPr>
        <w:sectPr w:rsidR="00D54D4F">
          <w:footerReference w:type="default" r:id="rId32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5998A3F9" w14:textId="15FDD668" w:rsidR="001F162C" w:rsidRDefault="001F162C" w:rsidP="0050162F">
      <w:pPr>
        <w:rPr>
          <w:szCs w:val="24"/>
        </w:rPr>
      </w:pPr>
    </w:p>
    <w:p w14:paraId="1ECEF043" w14:textId="555E31D0" w:rsidR="0023015D" w:rsidRPr="00F04A76" w:rsidRDefault="0023015D" w:rsidP="0050162F">
      <w:pPr>
        <w:rPr>
          <w:szCs w:val="24"/>
        </w:rPr>
      </w:pPr>
      <w:r>
        <w:rPr>
          <w:szCs w:val="24"/>
        </w:rPr>
        <w:t>Visto el dispositivo a diseñar como un bloque funcional, el proyecto consistirá en duplicar las interfaces que presenta</w:t>
      </w:r>
      <w:del w:id="116" w:author="Microsoft account" w:date="2017-01-19T03:00:00Z">
        <w:r w:rsidDel="00C10C99">
          <w:rPr>
            <w:szCs w:val="24"/>
          </w:rPr>
          <w:delText>n</w:delText>
        </w:r>
      </w:del>
      <w:r>
        <w:rPr>
          <w:szCs w:val="24"/>
        </w:rPr>
        <w:t xml:space="preserve"> </w:t>
      </w:r>
      <w:ins w:id="117" w:author="Microsoft account" w:date="2017-01-19T02:59:00Z">
        <w:r w:rsidR="00C10C99">
          <w:rPr>
            <w:szCs w:val="24"/>
          </w:rPr>
          <w:t>el</w:t>
        </w:r>
      </w:ins>
      <w:del w:id="118" w:author="Microsoft account" w:date="2017-01-19T02:59:00Z">
        <w:r w:rsidDel="00C10C99">
          <w:rPr>
            <w:szCs w:val="24"/>
          </w:rPr>
          <w:delText>los</w:delText>
        </w:r>
      </w:del>
      <w:r>
        <w:rPr>
          <w:szCs w:val="24"/>
        </w:rPr>
        <w:t xml:space="preserve"> equipo</w:t>
      </w:r>
      <w:del w:id="119" w:author="Microsoft account" w:date="2017-01-19T02:59:00Z">
        <w:r w:rsidDel="00C10C99">
          <w:rPr>
            <w:szCs w:val="24"/>
          </w:rPr>
          <w:delText>s</w:delText>
        </w:r>
      </w:del>
      <w:r>
        <w:rPr>
          <w:szCs w:val="24"/>
        </w:rPr>
        <w:t xml:space="preserve"> </w:t>
      </w:r>
      <w:del w:id="120" w:author="Microsoft account" w:date="2017-01-19T02:59:00Z">
        <w:r w:rsidDel="00C10C99">
          <w:rPr>
            <w:szCs w:val="24"/>
          </w:rPr>
          <w:delText xml:space="preserve">de </w:delText>
        </w:r>
      </w:del>
      <w:r>
        <w:rPr>
          <w:szCs w:val="24"/>
        </w:rPr>
        <w:t>original</w:t>
      </w:r>
      <w:del w:id="121" w:author="Microsoft account" w:date="2017-01-19T02:59:00Z">
        <w:r w:rsidDel="00C10C99">
          <w:rPr>
            <w:szCs w:val="24"/>
          </w:rPr>
          <w:delText>es</w:delText>
        </w:r>
      </w:del>
      <w:r>
        <w:rPr>
          <w:szCs w:val="24"/>
        </w:rPr>
        <w:t xml:space="preserve"> de Agilent</w:t>
      </w:r>
      <w:ins w:id="122" w:author="Microsoft account" w:date="2017-01-19T10:24:00Z">
        <w:r w:rsidR="00E35CF5">
          <w:rPr>
            <w:szCs w:val="24"/>
          </w:rPr>
          <w:t>,</w:t>
        </w:r>
      </w:ins>
      <w:r>
        <w:rPr>
          <w:szCs w:val="24"/>
        </w:rPr>
        <w:t xml:space="preserve"> o </w:t>
      </w:r>
      <w:ins w:id="123" w:author="Microsoft account" w:date="2017-01-19T02:59:00Z">
        <w:r w:rsidR="00BA52F3">
          <w:rPr>
            <w:szCs w:val="24"/>
          </w:rPr>
          <w:t>la</w:t>
        </w:r>
        <w:r w:rsidR="00C10C99">
          <w:rPr>
            <w:szCs w:val="24"/>
          </w:rPr>
          <w:t>s</w:t>
        </w:r>
      </w:ins>
      <w:ins w:id="124" w:author="Microsoft account" w:date="2017-01-19T03:00:00Z">
        <w:r w:rsidR="00BA52F3">
          <w:rPr>
            <w:szCs w:val="24"/>
          </w:rPr>
          <w:t xml:space="preserve"> que disponen los</w:t>
        </w:r>
      </w:ins>
      <w:ins w:id="125" w:author="Microsoft account" w:date="2017-01-19T02:59:00Z">
        <w:r w:rsidR="00C10C99">
          <w:rPr>
            <w:szCs w:val="24"/>
          </w:rPr>
          <w:t xml:space="preserve"> modernos equipos de </w:t>
        </w:r>
      </w:ins>
      <w:r>
        <w:rPr>
          <w:szCs w:val="24"/>
        </w:rPr>
        <w:t>KeySight</w:t>
      </w:r>
      <w:ins w:id="126" w:author="Microsoft account" w:date="2017-01-19T10:24:00Z">
        <w:r w:rsidR="00E35CF5">
          <w:rPr>
            <w:szCs w:val="24"/>
          </w:rPr>
          <w:t>,</w:t>
        </w:r>
      </w:ins>
      <w:r>
        <w:rPr>
          <w:szCs w:val="24"/>
        </w:rPr>
        <w:t xml:space="preserve"> </w:t>
      </w:r>
      <w:del w:id="127" w:author="Microsoft account" w:date="2017-01-19T10:24:00Z">
        <w:r w:rsidDel="00E35CF5">
          <w:rPr>
            <w:szCs w:val="24"/>
          </w:rPr>
          <w:delText xml:space="preserve"> </w:delText>
        </w:r>
      </w:del>
      <w:r>
        <w:rPr>
          <w:szCs w:val="24"/>
        </w:rPr>
        <w:t xml:space="preserve">ante el usuario y </w:t>
      </w:r>
      <w:r w:rsidR="00162861">
        <w:rPr>
          <w:szCs w:val="24"/>
        </w:rPr>
        <w:t xml:space="preserve">frente </w:t>
      </w:r>
      <w:r>
        <w:rPr>
          <w:szCs w:val="24"/>
        </w:rPr>
        <w:t>al resto del sistema</w:t>
      </w:r>
      <w:r w:rsidRPr="00F04A76">
        <w:rPr>
          <w:szCs w:val="24"/>
        </w:rPr>
        <w:t xml:space="preserve">. </w:t>
      </w:r>
      <w:ins w:id="128" w:author="Microsoft account" w:date="2017-01-19T03:09:00Z">
        <w:r w:rsidR="00803E95">
          <w:rPr>
            <w:szCs w:val="24"/>
          </w:rPr>
          <w:t>Se desarrollará un equipo</w:t>
        </w:r>
      </w:ins>
      <w:ins w:id="129" w:author="Microsoft account" w:date="2017-01-19T03:10:00Z">
        <w:r w:rsidR="00803E95">
          <w:rPr>
            <w:szCs w:val="24"/>
          </w:rPr>
          <w:t xml:space="preserve"> </w:t>
        </w:r>
      </w:ins>
      <w:ins w:id="130" w:author="Microsoft account" w:date="2017-01-19T03:06:00Z">
        <w:r w:rsidR="00803E95">
          <w:rPr>
            <w:szCs w:val="24"/>
          </w:rPr>
          <w:t>electrónico</w:t>
        </w:r>
      </w:ins>
      <w:ins w:id="131" w:author="Microsoft account" w:date="2017-01-19T03:07:00Z">
        <w:r w:rsidR="00803E95">
          <w:rPr>
            <w:szCs w:val="24"/>
          </w:rPr>
          <w:t xml:space="preserve">, </w:t>
        </w:r>
      </w:ins>
      <w:ins w:id="132" w:author="Microsoft account" w:date="2017-01-19T03:10:00Z">
        <w:r w:rsidR="00803E95">
          <w:rPr>
            <w:szCs w:val="24"/>
          </w:rPr>
          <w:t xml:space="preserve">esto </w:t>
        </w:r>
      </w:ins>
      <w:ins w:id="133" w:author="Microsoft account" w:date="2017-01-19T03:07:00Z">
        <w:r w:rsidR="00803E95">
          <w:rPr>
            <w:szCs w:val="24"/>
          </w:rPr>
          <w:t xml:space="preserve"> implica</w:t>
        </w:r>
      </w:ins>
      <w:ins w:id="134" w:author="Microsoft account" w:date="2017-01-19T03:10:00Z">
        <w:r w:rsidR="00803E95">
          <w:rPr>
            <w:szCs w:val="24"/>
          </w:rPr>
          <w:t>rá que el proy</w:t>
        </w:r>
      </w:ins>
      <w:ins w:id="135" w:author="Microsoft account" w:date="2017-01-19T03:11:00Z">
        <w:r w:rsidR="00803E95">
          <w:rPr>
            <w:szCs w:val="24"/>
          </w:rPr>
          <w:t>e</w:t>
        </w:r>
      </w:ins>
      <w:ins w:id="136" w:author="Microsoft account" w:date="2017-01-19T03:10:00Z">
        <w:r w:rsidR="00803E95">
          <w:rPr>
            <w:szCs w:val="24"/>
          </w:rPr>
          <w:t>cto se enfocar</w:t>
        </w:r>
      </w:ins>
      <w:ins w:id="137" w:author="Microsoft account" w:date="2017-01-19T03:11:00Z">
        <w:r w:rsidR="00803E95">
          <w:rPr>
            <w:szCs w:val="24"/>
          </w:rPr>
          <w:t>á en el</w:t>
        </w:r>
      </w:ins>
      <w:ins w:id="138" w:author="Microsoft account" w:date="2017-01-19T03:07:00Z">
        <w:r w:rsidR="00803E95">
          <w:rPr>
            <w:szCs w:val="24"/>
          </w:rPr>
          <w:t xml:space="preserve"> diseño electrónico y mecánico del mismo.</w:t>
        </w:r>
      </w:ins>
      <w:del w:id="139" w:author="Microsoft account" w:date="2017-01-19T03:04:00Z">
        <w:r w:rsidRPr="00F04A76" w:rsidDel="00803E95">
          <w:rPr>
            <w:szCs w:val="24"/>
            <w:shd w:val="clear" w:color="auto" w:fill="9CC2E5" w:themeFill="accent1" w:themeFillTint="99"/>
            <w:rPrChange w:id="140" w:author="Microsoft account" w:date="2017-01-15T13:43:00Z">
              <w:rPr>
                <w:szCs w:val="24"/>
              </w:rPr>
            </w:rPrChange>
          </w:rPr>
          <w:delText>Así pues, el proyecto abarcará el diseño d</w:delText>
        </w:r>
        <w:r w:rsidR="009E0FBD" w:rsidRPr="00F04A76" w:rsidDel="00803E95">
          <w:rPr>
            <w:szCs w:val="24"/>
            <w:shd w:val="clear" w:color="auto" w:fill="9CC2E5" w:themeFill="accent1" w:themeFillTint="99"/>
            <w:rPrChange w:id="141" w:author="Microsoft account" w:date="2017-01-15T13:43:00Z">
              <w:rPr>
                <w:szCs w:val="24"/>
              </w:rPr>
            </w:rPrChange>
          </w:rPr>
          <w:delText>e software, firmare y hard</w:delText>
        </w:r>
        <w:r w:rsidR="0054790F" w:rsidRPr="00F04A76" w:rsidDel="00803E95">
          <w:rPr>
            <w:szCs w:val="24"/>
            <w:shd w:val="clear" w:color="auto" w:fill="9CC2E5" w:themeFill="accent1" w:themeFillTint="99"/>
            <w:rPrChange w:id="142" w:author="Microsoft account" w:date="2017-01-15T13:43:00Z">
              <w:rPr>
                <w:szCs w:val="24"/>
              </w:rPr>
            </w:rPrChange>
          </w:rPr>
          <w:delText>ware.</w:delText>
        </w:r>
      </w:del>
    </w:p>
    <w:p w14:paraId="576C7C9E" w14:textId="0035B5D9" w:rsidR="00D107B7" w:rsidRDefault="0033322A" w:rsidP="00CD0C21">
      <w:pPr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 xml:space="preserve">El equipo debe implementar interfaces de usuario, para operación en modo local </w:t>
      </w:r>
      <w:r w:rsidR="007E5860">
        <w:rPr>
          <w:rStyle w:val="Heading1Char"/>
          <w:rFonts w:eastAsia="Calibri"/>
          <w:b w:val="0"/>
          <w:sz w:val="24"/>
          <w:szCs w:val="24"/>
        </w:rPr>
        <w:t xml:space="preserve">(interfaz física) </w:t>
      </w:r>
      <w:r>
        <w:rPr>
          <w:rStyle w:val="Heading1Char"/>
          <w:rFonts w:eastAsia="Calibri"/>
          <w:b w:val="0"/>
          <w:sz w:val="24"/>
          <w:szCs w:val="24"/>
        </w:rPr>
        <w:t xml:space="preserve">y modo remoto, </w:t>
      </w:r>
      <w:r w:rsidR="00D107B7">
        <w:rPr>
          <w:rStyle w:val="Heading1Char"/>
          <w:rFonts w:eastAsia="Calibri"/>
          <w:b w:val="0"/>
          <w:sz w:val="24"/>
          <w:szCs w:val="24"/>
        </w:rPr>
        <w:t xml:space="preserve">de </w:t>
      </w:r>
      <w:r w:rsidR="00D107B7" w:rsidRPr="00F04A76">
        <w:rPr>
          <w:rStyle w:val="Heading1Char"/>
          <w:rFonts w:eastAsia="Calibri"/>
          <w:b w:val="0"/>
          <w:sz w:val="24"/>
          <w:szCs w:val="24"/>
        </w:rPr>
        <w:t>manera</w:t>
      </w:r>
      <w:r w:rsidR="00EF3604">
        <w:rPr>
          <w:rStyle w:val="Heading1Char"/>
          <w:rFonts w:eastAsia="Calibri"/>
          <w:b w:val="0"/>
          <w:sz w:val="24"/>
          <w:szCs w:val="24"/>
        </w:rPr>
        <w:t xml:space="preserve"> </w:t>
      </w:r>
      <w:r>
        <w:rPr>
          <w:rStyle w:val="Heading1Char"/>
          <w:rFonts w:eastAsia="Calibri"/>
          <w:b w:val="0"/>
          <w:sz w:val="24"/>
          <w:szCs w:val="24"/>
        </w:rPr>
        <w:t xml:space="preserve">amigable </w:t>
      </w:r>
      <w:r w:rsidR="00D107B7">
        <w:rPr>
          <w:rStyle w:val="Heading1Char"/>
          <w:rFonts w:eastAsia="Calibri"/>
          <w:b w:val="0"/>
          <w:sz w:val="24"/>
          <w:szCs w:val="24"/>
        </w:rPr>
        <w:t xml:space="preserve">e intuitiva. </w:t>
      </w:r>
      <w:r>
        <w:rPr>
          <w:rStyle w:val="Heading1Char"/>
          <w:rFonts w:eastAsia="Calibri"/>
          <w:b w:val="0"/>
          <w:sz w:val="24"/>
          <w:szCs w:val="24"/>
        </w:rPr>
        <w:t>La interfaz física del equipo consistirá</w:t>
      </w:r>
      <w:r w:rsidR="009809A7">
        <w:rPr>
          <w:rStyle w:val="Heading1Char"/>
          <w:rFonts w:eastAsia="Calibri"/>
          <w:b w:val="0"/>
          <w:sz w:val="24"/>
          <w:szCs w:val="24"/>
        </w:rPr>
        <w:t>,</w:t>
      </w:r>
      <w:r>
        <w:rPr>
          <w:rStyle w:val="Heading1Char"/>
          <w:rFonts w:eastAsia="Calibri"/>
          <w:b w:val="0"/>
          <w:sz w:val="24"/>
          <w:szCs w:val="24"/>
        </w:rPr>
        <w:t xml:space="preserve"> en principio</w:t>
      </w:r>
      <w:r w:rsidR="009809A7">
        <w:rPr>
          <w:rStyle w:val="Heading1Char"/>
          <w:rFonts w:eastAsia="Calibri"/>
          <w:b w:val="0"/>
          <w:sz w:val="24"/>
          <w:szCs w:val="24"/>
        </w:rPr>
        <w:t>, de un teclado</w:t>
      </w:r>
      <w:r w:rsidR="00D54D4F">
        <w:rPr>
          <w:rStyle w:val="Heading1Char"/>
          <w:rFonts w:eastAsia="Calibri"/>
          <w:b w:val="0"/>
          <w:sz w:val="24"/>
          <w:szCs w:val="24"/>
        </w:rPr>
        <w:t xml:space="preserve"> y pantalla LCD</w:t>
      </w:r>
      <w:r>
        <w:rPr>
          <w:rStyle w:val="Heading1Char"/>
          <w:rFonts w:eastAsia="Calibri"/>
          <w:b w:val="0"/>
          <w:sz w:val="24"/>
          <w:szCs w:val="24"/>
        </w:rPr>
        <w:t xml:space="preserve">. La interfaz que permitirá operar el equipo en el modo remoto se logrará a través del desarrollo de una aplicación para PC, la cual permitirá comunicación, </w:t>
      </w:r>
      <w:r w:rsidRPr="00CD0C21">
        <w:rPr>
          <w:rStyle w:val="Heading1Char"/>
          <w:rFonts w:eastAsia="Calibri"/>
          <w:b w:val="0"/>
          <w:sz w:val="24"/>
          <w:szCs w:val="24"/>
        </w:rPr>
        <w:t>control</w:t>
      </w:r>
      <w:r>
        <w:rPr>
          <w:rStyle w:val="Heading1Char"/>
          <w:rFonts w:eastAsia="Calibri"/>
          <w:b w:val="0"/>
          <w:sz w:val="24"/>
          <w:szCs w:val="24"/>
        </w:rPr>
        <w:t xml:space="preserve"> y diagnóstico del dispositivo por medio de una conexión de éste con la PC a través de un </w:t>
      </w:r>
      <w:r w:rsidRPr="00CD0C21">
        <w:rPr>
          <w:rStyle w:val="Heading1Char"/>
          <w:rFonts w:eastAsia="Calibri"/>
          <w:b w:val="0"/>
          <w:sz w:val="24"/>
          <w:szCs w:val="24"/>
        </w:rPr>
        <w:t>bus USB.</w:t>
      </w:r>
    </w:p>
    <w:p w14:paraId="37056483" w14:textId="1B5FE9B1" w:rsidR="00CD0C21" w:rsidRPr="00CD0C21" w:rsidRDefault="00CD0C21" w:rsidP="00CD0C21">
      <w:pPr>
        <w:rPr>
          <w:szCs w:val="24"/>
        </w:rPr>
      </w:pPr>
      <w:r w:rsidRPr="00CD0C21">
        <w:rPr>
          <w:rStyle w:val="Heading1Char"/>
          <w:rFonts w:eastAsia="Calibri"/>
          <w:b w:val="0"/>
          <w:sz w:val="24"/>
          <w:szCs w:val="24"/>
        </w:rPr>
        <w:t>La interfaz eléctrica debe replicar a la del equipo original, debe entregar señales de control idénticas al Agilent 11713A, en cuanto a número, niveles de tensión e intensidad de corriente, con el objeto de asegurar</w:t>
      </w:r>
      <w:r w:rsidR="004C29C2">
        <w:rPr>
          <w:rStyle w:val="Heading1Char"/>
          <w:rFonts w:eastAsia="Calibri"/>
          <w:b w:val="0"/>
          <w:sz w:val="24"/>
          <w:szCs w:val="24"/>
        </w:rPr>
        <w:t xml:space="preserve"> compatibilidad a nivel</w:t>
      </w:r>
      <w:ins w:id="143" w:author="Microsoft account" w:date="2017-01-19T03:14:00Z">
        <w:r w:rsidR="005711FD">
          <w:rPr>
            <w:rStyle w:val="Heading1Char"/>
            <w:rFonts w:eastAsia="Calibri"/>
            <w:b w:val="0"/>
            <w:sz w:val="24"/>
            <w:szCs w:val="24"/>
          </w:rPr>
          <w:t xml:space="preserve"> </w:t>
        </w:r>
      </w:ins>
      <w:del w:id="144" w:author="Microsoft account" w:date="2017-01-19T03:14:00Z">
        <w:r w:rsidR="004C29C2" w:rsidDel="005711FD">
          <w:rPr>
            <w:rStyle w:val="Heading1Char"/>
            <w:rFonts w:eastAsia="Calibri"/>
            <w:b w:val="0"/>
            <w:sz w:val="24"/>
            <w:szCs w:val="24"/>
          </w:rPr>
          <w:delText xml:space="preserve"> </w:delText>
        </w:r>
      </w:del>
      <w:r w:rsidR="004C29C2">
        <w:rPr>
          <w:rStyle w:val="Heading1Char"/>
          <w:rFonts w:eastAsia="Calibri"/>
          <w:b w:val="0"/>
          <w:sz w:val="24"/>
          <w:szCs w:val="24"/>
        </w:rPr>
        <w:t>de señal</w:t>
      </w:r>
      <w:r w:rsidRPr="00CD0C21">
        <w:rPr>
          <w:rStyle w:val="Heading1Char"/>
          <w:rFonts w:eastAsia="Calibri"/>
          <w:b w:val="0"/>
          <w:sz w:val="24"/>
          <w:szCs w:val="24"/>
        </w:rPr>
        <w:t xml:space="preserve"> con otr</w:t>
      </w:r>
      <w:ins w:id="145" w:author="Microsoft account" w:date="2017-01-19T03:13:00Z">
        <w:r w:rsidR="007B6307">
          <w:rPr>
            <w:rStyle w:val="Heading1Char"/>
            <w:rFonts w:eastAsia="Calibri"/>
            <w:b w:val="0"/>
            <w:sz w:val="24"/>
            <w:szCs w:val="24"/>
          </w:rPr>
          <w:t>o</w:t>
        </w:r>
      </w:ins>
      <w:del w:id="146" w:author="Microsoft account" w:date="2017-01-19T03:13:00Z">
        <w:r w:rsidRPr="00CD0C21" w:rsidDel="007B6307">
          <w:rPr>
            <w:rStyle w:val="Heading1Char"/>
            <w:rFonts w:eastAsia="Calibri"/>
            <w:b w:val="0"/>
            <w:sz w:val="24"/>
            <w:szCs w:val="24"/>
          </w:rPr>
          <w:delText>a</w:delText>
        </w:r>
      </w:del>
      <w:r w:rsidRPr="00CD0C21">
        <w:rPr>
          <w:rStyle w:val="Heading1Char"/>
          <w:rFonts w:eastAsia="Calibri"/>
          <w:b w:val="0"/>
          <w:sz w:val="24"/>
          <w:szCs w:val="24"/>
        </w:rPr>
        <w:t xml:space="preserve">s </w:t>
      </w:r>
      <w:ins w:id="147" w:author="Microsoft account" w:date="2017-01-19T03:13:00Z">
        <w:r w:rsidR="007B6307">
          <w:rPr>
            <w:rStyle w:val="Heading1Char"/>
            <w:rFonts w:eastAsia="Calibri"/>
            <w:b w:val="0"/>
            <w:sz w:val="24"/>
            <w:szCs w:val="24"/>
          </w:rPr>
          <w:t>dispositivos que conforman</w:t>
        </w:r>
      </w:ins>
      <w:del w:id="148" w:author="Microsoft account" w:date="2017-01-19T03:13:00Z">
        <w:r w:rsidRPr="00CD0C21" w:rsidDel="007B6307">
          <w:rPr>
            <w:rStyle w:val="Heading1Char"/>
            <w:rFonts w:eastAsia="Calibri"/>
            <w:b w:val="0"/>
            <w:sz w:val="24"/>
            <w:szCs w:val="24"/>
          </w:rPr>
          <w:delText>partes</w:delText>
        </w:r>
      </w:del>
      <w:r w:rsidRPr="00CD0C21">
        <w:rPr>
          <w:rStyle w:val="Heading1Char"/>
          <w:rFonts w:eastAsia="Calibri"/>
          <w:b w:val="0"/>
          <w:sz w:val="24"/>
          <w:szCs w:val="24"/>
        </w:rPr>
        <w:t xml:space="preserve"> </w:t>
      </w:r>
      <w:del w:id="149" w:author="Microsoft account" w:date="2017-01-19T03:13:00Z">
        <w:r w:rsidRPr="00CD0C21" w:rsidDel="007B6307">
          <w:rPr>
            <w:rStyle w:val="Heading1Char"/>
            <w:rFonts w:eastAsia="Calibri"/>
            <w:b w:val="0"/>
            <w:sz w:val="24"/>
            <w:szCs w:val="24"/>
          </w:rPr>
          <w:delText>d</w:delText>
        </w:r>
      </w:del>
      <w:r w:rsidRPr="00CD0C21">
        <w:rPr>
          <w:rStyle w:val="Heading1Char"/>
          <w:rFonts w:eastAsia="Calibri"/>
          <w:b w:val="0"/>
          <w:sz w:val="24"/>
          <w:szCs w:val="24"/>
        </w:rPr>
        <w:t>el sistema</w:t>
      </w:r>
      <w:r w:rsidR="00A56380">
        <w:rPr>
          <w:rStyle w:val="Heading1Char"/>
          <w:rFonts w:eastAsia="Calibri"/>
          <w:b w:val="0"/>
          <w:sz w:val="24"/>
          <w:szCs w:val="24"/>
        </w:rPr>
        <w:t xml:space="preserve"> de medición de figura de ruido</w:t>
      </w:r>
      <w:r w:rsidRPr="00CD0C21">
        <w:rPr>
          <w:rStyle w:val="Heading1Char"/>
          <w:rFonts w:eastAsia="Calibri"/>
          <w:b w:val="0"/>
          <w:sz w:val="24"/>
          <w:szCs w:val="24"/>
        </w:rPr>
        <w:t>.</w:t>
      </w:r>
    </w:p>
    <w:p w14:paraId="64EDCC81" w14:textId="2AD4599C" w:rsidR="00CD0C21" w:rsidRDefault="00CD0C21" w:rsidP="00CD0C21">
      <w:pPr>
        <w:rPr>
          <w:rStyle w:val="Heading1Char"/>
          <w:rFonts w:eastAsia="Calibri"/>
          <w:b w:val="0"/>
          <w:sz w:val="24"/>
          <w:szCs w:val="24"/>
        </w:rPr>
      </w:pPr>
      <w:r w:rsidRPr="00CD0C21">
        <w:rPr>
          <w:rStyle w:val="Heading1Char"/>
          <w:rFonts w:eastAsia="Calibri"/>
          <w:b w:val="0"/>
          <w:sz w:val="24"/>
          <w:szCs w:val="24"/>
        </w:rPr>
        <w:t>De forma opcional, puede incluir el equipo a implementar de un puerto que le permita establecer comunicaciones con un bus GPIB.</w:t>
      </w:r>
    </w:p>
    <w:p w14:paraId="62F57DAC" w14:textId="6FB8DB17" w:rsidR="003C4952" w:rsidRDefault="003C4952" w:rsidP="00CD0C21">
      <w:pPr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>El  CENDIT requiere que el equipo electrónico</w:t>
      </w:r>
      <w:r w:rsidR="00B52BAB">
        <w:rPr>
          <w:rStyle w:val="Heading1Char"/>
          <w:rFonts w:eastAsia="Calibri"/>
          <w:b w:val="0"/>
          <w:sz w:val="24"/>
          <w:szCs w:val="24"/>
        </w:rPr>
        <w:t xml:space="preserve"> implemente</w:t>
      </w:r>
      <w:r w:rsidR="00D42D19">
        <w:rPr>
          <w:rStyle w:val="Heading1Char"/>
          <w:rFonts w:eastAsia="Calibri"/>
          <w:b w:val="0"/>
          <w:sz w:val="24"/>
          <w:szCs w:val="24"/>
        </w:rPr>
        <w:t xml:space="preserve"> la funciona</w:t>
      </w:r>
      <w:r w:rsidR="003D1BBF">
        <w:rPr>
          <w:rStyle w:val="Heading1Char"/>
          <w:rFonts w:eastAsia="Calibri"/>
          <w:b w:val="0"/>
          <w:sz w:val="24"/>
          <w:szCs w:val="24"/>
        </w:rPr>
        <w:t xml:space="preserve">lidad anteriormente </w:t>
      </w:r>
      <w:r w:rsidR="00B52BAB">
        <w:rPr>
          <w:rStyle w:val="Heading1Char"/>
          <w:rFonts w:eastAsia="Calibri"/>
          <w:b w:val="0"/>
          <w:sz w:val="24"/>
          <w:szCs w:val="24"/>
        </w:rPr>
        <w:t>descrita</w:t>
      </w:r>
      <w:r>
        <w:rPr>
          <w:rStyle w:val="Heading1Char"/>
          <w:rFonts w:eastAsia="Calibri"/>
          <w:b w:val="0"/>
          <w:sz w:val="24"/>
          <w:szCs w:val="24"/>
        </w:rPr>
        <w:t>, pero ha dado libertades al diseñador para sugerir elementos innovadores, que permitan agregar valor en forma de nuevas funcionalidades, siempre respetando las limitaciones presupuestarias y previa aprobación por parte CENDIT, que puedan ser incluidas en el diseño e implementación, tanto en software como en hardware. Con esto se pretende hacer el que el e</w:t>
      </w:r>
      <w:r w:rsidR="00B52BAB">
        <w:rPr>
          <w:rStyle w:val="Heading1Char"/>
          <w:rFonts w:eastAsia="Calibri"/>
          <w:b w:val="0"/>
          <w:sz w:val="24"/>
          <w:szCs w:val="24"/>
        </w:rPr>
        <w:t xml:space="preserve">quipo a diseñar sea competitivo </w:t>
      </w:r>
      <w:r>
        <w:rPr>
          <w:rStyle w:val="Heading1Char"/>
          <w:rFonts w:eastAsia="Calibri"/>
          <w:b w:val="0"/>
          <w:sz w:val="24"/>
          <w:szCs w:val="24"/>
        </w:rPr>
        <w:t>respecto a las últimas generaciones de los equipos de KeySight, como lo son el 11713B o el 11713C de la figura 5.</w:t>
      </w:r>
    </w:p>
    <w:p w14:paraId="6A331FDF" w14:textId="4994DEED" w:rsidR="00D107B7" w:rsidRDefault="00924FB3" w:rsidP="00CD0C21">
      <w:pPr>
        <w:rPr>
          <w:szCs w:val="24"/>
        </w:rPr>
      </w:pPr>
      <w:r>
        <w:rPr>
          <w:szCs w:val="24"/>
        </w:rPr>
        <w:t>C</w:t>
      </w:r>
      <w:r w:rsidR="00D107B7">
        <w:rPr>
          <w:szCs w:val="24"/>
        </w:rPr>
        <w:t xml:space="preserve">omo lineamiento general a seguir </w:t>
      </w:r>
      <w:r w:rsidR="00D42D19">
        <w:rPr>
          <w:szCs w:val="24"/>
        </w:rPr>
        <w:t>durante</w:t>
      </w:r>
      <w:r w:rsidR="00D107B7">
        <w:rPr>
          <w:szCs w:val="24"/>
        </w:rPr>
        <w:t xml:space="preserve"> </w:t>
      </w:r>
      <w:r w:rsidR="00D42D19">
        <w:rPr>
          <w:szCs w:val="24"/>
        </w:rPr>
        <w:t xml:space="preserve">la ejecución </w:t>
      </w:r>
      <w:r w:rsidR="00D107B7">
        <w:rPr>
          <w:szCs w:val="24"/>
        </w:rPr>
        <w:t>del proyecto, el CENDIT</w:t>
      </w:r>
      <w:r w:rsidR="00162861">
        <w:rPr>
          <w:szCs w:val="24"/>
        </w:rPr>
        <w:t xml:space="preserve"> </w:t>
      </w:r>
      <w:r w:rsidR="00D42D19">
        <w:rPr>
          <w:szCs w:val="24"/>
        </w:rPr>
        <w:t xml:space="preserve">requiere que la implementación </w:t>
      </w:r>
      <w:r w:rsidR="00D107B7">
        <w:rPr>
          <w:szCs w:val="24"/>
        </w:rPr>
        <w:t xml:space="preserve">de software, </w:t>
      </w:r>
      <w:ins w:id="150" w:author="Microsoft account" w:date="2017-01-19T03:15:00Z">
        <w:r w:rsidR="005711FD">
          <w:rPr>
            <w:szCs w:val="24"/>
          </w:rPr>
          <w:t xml:space="preserve"> </w:t>
        </w:r>
      </w:ins>
      <w:del w:id="151" w:author="Microsoft account" w:date="2017-01-19T03:15:00Z">
        <w:r w:rsidR="00D42D19" w:rsidDel="005711FD">
          <w:rPr>
            <w:szCs w:val="24"/>
          </w:rPr>
          <w:delText xml:space="preserve"> </w:delText>
        </w:r>
      </w:del>
      <w:r w:rsidR="00D107B7">
        <w:rPr>
          <w:szCs w:val="24"/>
        </w:rPr>
        <w:t xml:space="preserve">firmware y hardware sea compacta fiable y robusta. En cuanto a la implementación en hardware del dispositivo, el CENDIT </w:t>
      </w:r>
      <w:r w:rsidR="00782EDF">
        <w:rPr>
          <w:szCs w:val="24"/>
        </w:rPr>
        <w:t xml:space="preserve">necesita </w:t>
      </w:r>
      <w:r w:rsidR="00D107B7">
        <w:rPr>
          <w:szCs w:val="24"/>
        </w:rPr>
        <w:t xml:space="preserve">que este basado </w:t>
      </w:r>
      <w:r w:rsidR="00D107B7" w:rsidRPr="00CD0C21">
        <w:rPr>
          <w:szCs w:val="24"/>
        </w:rPr>
        <w:t>en una lista de partes de bajo costo y de fácil adquisición nacional en moneda local</w:t>
      </w:r>
      <w:r w:rsidR="00D107B7">
        <w:rPr>
          <w:szCs w:val="24"/>
        </w:rPr>
        <w:t xml:space="preserve">. </w:t>
      </w:r>
    </w:p>
    <w:p w14:paraId="6E432F40" w14:textId="1B3B6113" w:rsidR="003C4952" w:rsidRDefault="00924FB3" w:rsidP="003C4952">
      <w:pPr>
        <w:rPr>
          <w:rStyle w:val="Heading1Char"/>
          <w:rFonts w:eastAsia="Calibri"/>
          <w:b w:val="0"/>
          <w:sz w:val="24"/>
          <w:szCs w:val="24"/>
        </w:rPr>
      </w:pPr>
      <w:r>
        <w:rPr>
          <w:rStyle w:val="Heading1Char"/>
          <w:rFonts w:eastAsia="Calibri"/>
          <w:b w:val="0"/>
          <w:sz w:val="24"/>
          <w:szCs w:val="24"/>
        </w:rPr>
        <w:t xml:space="preserve">Por </w:t>
      </w:r>
      <w:r w:rsidR="00D54D4F">
        <w:rPr>
          <w:rStyle w:val="Heading1Char"/>
          <w:rFonts w:eastAsia="Calibri"/>
          <w:b w:val="0"/>
          <w:sz w:val="24"/>
          <w:szCs w:val="24"/>
        </w:rPr>
        <w:t xml:space="preserve">último, </w:t>
      </w:r>
      <w:r w:rsidR="008E0BBA">
        <w:rPr>
          <w:rStyle w:val="Heading1Char"/>
          <w:rFonts w:eastAsia="Calibri"/>
          <w:b w:val="0"/>
          <w:sz w:val="24"/>
          <w:szCs w:val="24"/>
        </w:rPr>
        <w:t xml:space="preserve">el </w:t>
      </w:r>
      <w:r w:rsidR="00D42D19">
        <w:rPr>
          <w:rStyle w:val="Heading1Char"/>
          <w:rFonts w:eastAsia="Calibri"/>
          <w:b w:val="0"/>
          <w:sz w:val="24"/>
          <w:szCs w:val="24"/>
        </w:rPr>
        <w:t>CENDIT solicita que d</w:t>
      </w:r>
      <w:r w:rsidR="006C22F9" w:rsidRPr="00CD0C21">
        <w:rPr>
          <w:rStyle w:val="Heading1Char"/>
          <w:rFonts w:eastAsia="Calibri"/>
          <w:b w:val="0"/>
          <w:sz w:val="24"/>
          <w:szCs w:val="24"/>
        </w:rPr>
        <w:t>urante todas las fases de diseño e implementación del equipo, así como también en la elaboración de los documentos relativos a este proyecto, se deben emplear aplicaciones de software libre, siempre que sea posible.</w:t>
      </w:r>
    </w:p>
    <w:p w14:paraId="54F94917" w14:textId="77777777" w:rsidR="00D54D4F" w:rsidRDefault="00D54D4F" w:rsidP="003C4952">
      <w:pPr>
        <w:rPr>
          <w:rStyle w:val="Heading1Char"/>
          <w:rFonts w:eastAsia="Calibri"/>
        </w:rPr>
        <w:sectPr w:rsidR="00D54D4F">
          <w:footerReference w:type="default" r:id="rId33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53930927" w14:textId="5007C40F" w:rsidR="004D5CA3" w:rsidRDefault="004D5CA3" w:rsidP="003C4952">
      <w:pPr>
        <w:rPr>
          <w:rStyle w:val="Heading1Char"/>
          <w:rFonts w:eastAsia="Calibri"/>
        </w:rPr>
      </w:pPr>
    </w:p>
    <w:p w14:paraId="59F7018B" w14:textId="77777777" w:rsidR="00DA652E" w:rsidRDefault="009F58C7" w:rsidP="00706720">
      <w:pPr>
        <w:ind w:firstLine="0"/>
        <w:jc w:val="center"/>
      </w:pPr>
      <w:r>
        <w:rPr>
          <w:rStyle w:val="Heading1Char"/>
          <w:rFonts w:eastAsia="Calibri"/>
        </w:rPr>
        <w:t>OBJETIVOS</w:t>
      </w:r>
    </w:p>
    <w:p w14:paraId="74032376" w14:textId="77777777" w:rsidR="00DA652E" w:rsidRDefault="009F58C7">
      <w:pPr>
        <w:pStyle w:val="Heading1"/>
      </w:pPr>
      <w:bookmarkStart w:id="152" w:name="_Toc444010495"/>
      <w:r>
        <w:t>Objetivo general</w:t>
      </w:r>
      <w:bookmarkEnd w:id="152"/>
    </w:p>
    <w:p w14:paraId="37744A46" w14:textId="38F68685" w:rsidR="00DA652E" w:rsidRDefault="009F58C7" w:rsidP="00FA40A7">
      <w:pPr>
        <w:spacing w:before="100"/>
        <w:ind w:firstLine="0"/>
        <w:rPr>
          <w:ins w:id="153" w:author="Microsoft account" w:date="2017-01-15T13:46:00Z"/>
          <w:szCs w:val="24"/>
        </w:rPr>
      </w:pPr>
      <w:r>
        <w:rPr>
          <w:szCs w:val="24"/>
        </w:rPr>
        <w:t>Diseñar un equipo electrónico</w:t>
      </w:r>
      <w:r w:rsidR="00156FE8">
        <w:rPr>
          <w:szCs w:val="24"/>
        </w:rPr>
        <w:t xml:space="preserve"> </w:t>
      </w:r>
      <w:r>
        <w:rPr>
          <w:szCs w:val="24"/>
        </w:rPr>
        <w:t xml:space="preserve">que permita emular las características funcionales </w:t>
      </w:r>
      <w:r w:rsidR="00043B3D">
        <w:rPr>
          <w:szCs w:val="24"/>
        </w:rPr>
        <w:t>de un</w:t>
      </w:r>
      <w:r w:rsidR="00C317D6">
        <w:rPr>
          <w:szCs w:val="24"/>
        </w:rPr>
        <w:t xml:space="preserve"> </w:t>
      </w:r>
      <w:r w:rsidR="002E6ED2">
        <w:rPr>
          <w:szCs w:val="24"/>
        </w:rPr>
        <w:t>controlador electrónico</w:t>
      </w:r>
      <w:r w:rsidR="004F3C72">
        <w:rPr>
          <w:szCs w:val="24"/>
        </w:rPr>
        <w:t xml:space="preserve"> </w:t>
      </w:r>
      <w:r w:rsidR="00072C03">
        <w:rPr>
          <w:szCs w:val="24"/>
        </w:rPr>
        <w:t>de interruptores y</w:t>
      </w:r>
      <w:r w:rsidR="00D1541C">
        <w:rPr>
          <w:szCs w:val="24"/>
        </w:rPr>
        <w:t xml:space="preserve"> atenuadores</w:t>
      </w:r>
      <w:r>
        <w:rPr>
          <w:szCs w:val="24"/>
        </w:rPr>
        <w:t>.</w:t>
      </w:r>
    </w:p>
    <w:p w14:paraId="76BF5858" w14:textId="77777777" w:rsidR="00F04A76" w:rsidRDefault="00F04A76" w:rsidP="00FA40A7">
      <w:pPr>
        <w:spacing w:before="100"/>
        <w:ind w:firstLine="0"/>
        <w:rPr>
          <w:ins w:id="154" w:author="Microsoft account" w:date="2017-01-15T13:45:00Z"/>
          <w:szCs w:val="24"/>
        </w:rPr>
      </w:pPr>
    </w:p>
    <w:p w14:paraId="7DA72918" w14:textId="77777777" w:rsidR="00F04A76" w:rsidRDefault="00F04A76" w:rsidP="00FA40A7">
      <w:pPr>
        <w:spacing w:before="100"/>
        <w:ind w:firstLine="0"/>
      </w:pPr>
    </w:p>
    <w:p w14:paraId="03522232" w14:textId="77777777" w:rsidR="00DA652E" w:rsidRDefault="009F58C7">
      <w:pPr>
        <w:pStyle w:val="Heading1"/>
      </w:pPr>
      <w:bookmarkStart w:id="155" w:name="_Toc444010496"/>
      <w:r>
        <w:t>Objetivos específicos</w:t>
      </w:r>
      <w:bookmarkEnd w:id="155"/>
    </w:p>
    <w:p w14:paraId="00F68593" w14:textId="6F3909B4" w:rsidR="00DA652E" w:rsidRPr="00F2009F" w:rsidRDefault="009F58C7" w:rsidP="00F2009F">
      <w:pPr>
        <w:pStyle w:val="ListParagraph"/>
        <w:numPr>
          <w:ilvl w:val="0"/>
          <w:numId w:val="19"/>
        </w:numPr>
        <w:spacing w:after="120"/>
        <w:ind w:left="360"/>
        <w:rPr>
          <w:sz w:val="24"/>
          <w:szCs w:val="24"/>
        </w:rPr>
      </w:pPr>
      <w:bookmarkStart w:id="156" w:name="_Toc444010497"/>
      <w:r w:rsidRPr="00F2009F">
        <w:rPr>
          <w:sz w:val="24"/>
          <w:szCs w:val="24"/>
        </w:rPr>
        <w:t>Elaborar un informe</w:t>
      </w:r>
      <w:ins w:id="157" w:author="Microsoft account" w:date="2017-01-19T03:17:00Z">
        <w:r w:rsidR="005711FD">
          <w:rPr>
            <w:sz w:val="24"/>
            <w:szCs w:val="24"/>
          </w:rPr>
          <w:t xml:space="preserve"> </w:t>
        </w:r>
      </w:ins>
      <w:del w:id="158" w:author="Microsoft account" w:date="2017-01-19T03:17:00Z">
        <w:r w:rsidRPr="00F2009F" w:rsidDel="005711FD">
          <w:rPr>
            <w:sz w:val="24"/>
            <w:szCs w:val="24"/>
          </w:rPr>
          <w:delText xml:space="preserve"> </w:delText>
        </w:r>
      </w:del>
      <w:r w:rsidRPr="00F2009F">
        <w:rPr>
          <w:sz w:val="24"/>
          <w:szCs w:val="24"/>
        </w:rPr>
        <w:t>técnico a partir d</w:t>
      </w:r>
      <w:r w:rsidR="006F4603" w:rsidRPr="00F2009F">
        <w:rPr>
          <w:sz w:val="24"/>
          <w:szCs w:val="24"/>
        </w:rPr>
        <w:t xml:space="preserve">e un estudio </w:t>
      </w:r>
      <w:r w:rsidR="005F53D7" w:rsidRPr="00F2009F">
        <w:rPr>
          <w:sz w:val="24"/>
          <w:szCs w:val="24"/>
        </w:rPr>
        <w:t xml:space="preserve">del funcionamiento </w:t>
      </w:r>
      <w:r w:rsidRPr="00F2009F">
        <w:rPr>
          <w:sz w:val="24"/>
          <w:szCs w:val="24"/>
        </w:rPr>
        <w:t>de los dispositivos</w:t>
      </w:r>
      <w:r w:rsidR="003D1BBF">
        <w:rPr>
          <w:sz w:val="24"/>
          <w:szCs w:val="24"/>
        </w:rPr>
        <w:t xml:space="preserve"> presentes en el sistema </w:t>
      </w:r>
      <w:r w:rsidRPr="00F2009F">
        <w:rPr>
          <w:sz w:val="24"/>
          <w:szCs w:val="24"/>
        </w:rPr>
        <w:t xml:space="preserve">de medición de figura de ruido </w:t>
      </w:r>
      <w:r w:rsidR="003D1BBF">
        <w:rPr>
          <w:sz w:val="24"/>
          <w:szCs w:val="24"/>
        </w:rPr>
        <w:t>de</w:t>
      </w:r>
      <w:r w:rsidRPr="00F2009F">
        <w:rPr>
          <w:sz w:val="24"/>
          <w:szCs w:val="24"/>
        </w:rPr>
        <w:t xml:space="preserve"> la fundación CENDIT.</w:t>
      </w:r>
    </w:p>
    <w:p w14:paraId="1B94DA7F" w14:textId="7A3635E6" w:rsidR="005F044D" w:rsidRPr="00F2009F" w:rsidRDefault="00FD7A1D" w:rsidP="00F2009F">
      <w:pPr>
        <w:pStyle w:val="ListParagraph"/>
        <w:numPr>
          <w:ilvl w:val="0"/>
          <w:numId w:val="19"/>
        </w:numPr>
        <w:spacing w:after="120"/>
        <w:ind w:left="360"/>
        <w:rPr>
          <w:sz w:val="24"/>
          <w:szCs w:val="24"/>
        </w:rPr>
      </w:pPr>
      <w:r w:rsidRPr="00F2009F">
        <w:rPr>
          <w:sz w:val="24"/>
          <w:szCs w:val="24"/>
        </w:rPr>
        <w:t xml:space="preserve">Diseñar un </w:t>
      </w:r>
      <w:r w:rsidR="003F6955" w:rsidRPr="00F2009F">
        <w:rPr>
          <w:sz w:val="24"/>
          <w:szCs w:val="24"/>
        </w:rPr>
        <w:t>equipo</w:t>
      </w:r>
      <w:r w:rsidRPr="00F2009F">
        <w:rPr>
          <w:sz w:val="24"/>
          <w:szCs w:val="24"/>
        </w:rPr>
        <w:t xml:space="preserve"> electrónico que permita </w:t>
      </w:r>
      <w:ins w:id="159" w:author="Microsoft account" w:date="2017-01-15T13:48:00Z">
        <w:r w:rsidR="00F04A76">
          <w:rPr>
            <w:sz w:val="24"/>
            <w:szCs w:val="24"/>
          </w:rPr>
          <w:t>replicar</w:t>
        </w:r>
      </w:ins>
      <w:del w:id="160" w:author="Microsoft account" w:date="2017-01-15T13:48:00Z">
        <w:r w:rsidRPr="00F2009F" w:rsidDel="00F04A76">
          <w:rPr>
            <w:sz w:val="24"/>
            <w:szCs w:val="24"/>
          </w:rPr>
          <w:delText>emular</w:delText>
        </w:r>
      </w:del>
      <w:r w:rsidRPr="00F2009F">
        <w:rPr>
          <w:sz w:val="24"/>
          <w:szCs w:val="24"/>
        </w:rPr>
        <w:t xml:space="preserve"> las </w:t>
      </w:r>
      <w:r w:rsidR="00F2009F" w:rsidRPr="00F2009F">
        <w:rPr>
          <w:sz w:val="24"/>
          <w:szCs w:val="24"/>
        </w:rPr>
        <w:t xml:space="preserve">características funcionales de </w:t>
      </w:r>
      <w:ins w:id="161" w:author="Microsoft account" w:date="2017-01-19T03:18:00Z">
        <w:r w:rsidR="005711FD">
          <w:rPr>
            <w:sz w:val="24"/>
            <w:szCs w:val="24"/>
          </w:rPr>
          <w:t>una</w:t>
        </w:r>
      </w:ins>
      <w:del w:id="162" w:author="Microsoft account" w:date="2017-01-19T03:18:00Z">
        <w:r w:rsidR="00F2009F" w:rsidRPr="00F2009F" w:rsidDel="005711FD">
          <w:rPr>
            <w:sz w:val="24"/>
            <w:szCs w:val="24"/>
          </w:rPr>
          <w:delText>la</w:delText>
        </w:r>
      </w:del>
      <w:r w:rsidR="00F2009F" w:rsidRPr="00F2009F">
        <w:rPr>
          <w:sz w:val="24"/>
          <w:szCs w:val="24"/>
        </w:rPr>
        <w:t xml:space="preserve"> unidad de control para atenuadores e interruptores </w:t>
      </w:r>
      <w:r w:rsidR="00F2009F">
        <w:rPr>
          <w:sz w:val="24"/>
          <w:szCs w:val="24"/>
        </w:rPr>
        <w:t>de la serie</w:t>
      </w:r>
      <w:r w:rsidR="00F2009F" w:rsidRPr="00F2009F">
        <w:rPr>
          <w:sz w:val="24"/>
          <w:szCs w:val="24"/>
        </w:rPr>
        <w:t xml:space="preserve"> 11713 de KeySight.</w:t>
      </w:r>
    </w:p>
    <w:p w14:paraId="300B04CF" w14:textId="628A2AA1" w:rsidR="00F2009F" w:rsidRPr="00F2009F" w:rsidRDefault="00F2009F" w:rsidP="00F2009F">
      <w:pPr>
        <w:pStyle w:val="ListParagraph"/>
        <w:numPr>
          <w:ilvl w:val="0"/>
          <w:numId w:val="19"/>
        </w:numPr>
        <w:spacing w:after="120"/>
        <w:ind w:left="360"/>
        <w:rPr>
          <w:sz w:val="24"/>
          <w:szCs w:val="24"/>
        </w:rPr>
      </w:pPr>
      <w:r w:rsidRPr="00F2009F">
        <w:rPr>
          <w:sz w:val="24"/>
          <w:szCs w:val="24"/>
        </w:rPr>
        <w:t>Implementar el diseño como disp</w:t>
      </w:r>
      <w:ins w:id="163" w:author="Microsoft account" w:date="2017-01-15T13:48:00Z">
        <w:r w:rsidR="00F04A76">
          <w:rPr>
            <w:sz w:val="24"/>
            <w:szCs w:val="24"/>
          </w:rPr>
          <w:t>o</w:t>
        </w:r>
      </w:ins>
      <w:del w:id="164" w:author="Microsoft account" w:date="2017-01-15T13:48:00Z">
        <w:r w:rsidRPr="00F2009F" w:rsidDel="00F04A76">
          <w:rPr>
            <w:sz w:val="24"/>
            <w:szCs w:val="24"/>
          </w:rPr>
          <w:delText>o</w:delText>
        </w:r>
      </w:del>
      <w:r w:rsidRPr="00F2009F">
        <w:rPr>
          <w:sz w:val="24"/>
          <w:szCs w:val="24"/>
        </w:rPr>
        <w:t xml:space="preserve">sitivo físico. </w:t>
      </w:r>
    </w:p>
    <w:p w14:paraId="388EF430" w14:textId="3BFD8E2D" w:rsidR="00CC2E65" w:rsidRPr="00F2009F" w:rsidRDefault="00061034" w:rsidP="00F2009F">
      <w:pPr>
        <w:pStyle w:val="ListParagraph"/>
        <w:numPr>
          <w:ilvl w:val="0"/>
          <w:numId w:val="19"/>
        </w:numPr>
        <w:spacing w:after="120"/>
        <w:ind w:left="360"/>
        <w:rPr>
          <w:sz w:val="24"/>
          <w:szCs w:val="24"/>
        </w:rPr>
      </w:pPr>
      <w:r>
        <w:rPr>
          <w:sz w:val="24"/>
          <w:szCs w:val="24"/>
        </w:rPr>
        <w:t>Integrar el diseño físico</w:t>
      </w:r>
      <w:r w:rsidR="00F2009F">
        <w:rPr>
          <w:sz w:val="24"/>
          <w:szCs w:val="24"/>
        </w:rPr>
        <w:t xml:space="preserve"> </w:t>
      </w:r>
      <w:r w:rsidR="00CC2E65" w:rsidRPr="00F2009F">
        <w:rPr>
          <w:sz w:val="24"/>
          <w:szCs w:val="24"/>
        </w:rPr>
        <w:t>en el banco d</w:t>
      </w:r>
      <w:r w:rsidR="00F2009F">
        <w:rPr>
          <w:sz w:val="24"/>
          <w:szCs w:val="24"/>
        </w:rPr>
        <w:t>e medición de figura de ruido presente en el laboratorio</w:t>
      </w:r>
      <w:r w:rsidR="00CC2E65" w:rsidRPr="00F2009F">
        <w:rPr>
          <w:sz w:val="24"/>
          <w:szCs w:val="24"/>
        </w:rPr>
        <w:t xml:space="preserve"> del CENDIT.</w:t>
      </w:r>
    </w:p>
    <w:p w14:paraId="6A2FE0D4" w14:textId="171C2A98" w:rsidR="00F2009F" w:rsidRPr="00F2009F" w:rsidRDefault="009F58C7" w:rsidP="00332387">
      <w:pPr>
        <w:pStyle w:val="ListParagraph"/>
        <w:numPr>
          <w:ilvl w:val="0"/>
          <w:numId w:val="19"/>
        </w:numPr>
        <w:spacing w:after="120"/>
        <w:ind w:left="360"/>
      </w:pPr>
      <w:r w:rsidRPr="007B576A">
        <w:rPr>
          <w:sz w:val="24"/>
          <w:szCs w:val="24"/>
        </w:rPr>
        <w:t>Generar un manual de usuario para el dispositivo diseñado</w:t>
      </w:r>
      <w:r w:rsidR="00F2009F" w:rsidRPr="007B576A">
        <w:rPr>
          <w:sz w:val="24"/>
          <w:szCs w:val="24"/>
        </w:rPr>
        <w:t>.</w:t>
      </w:r>
    </w:p>
    <w:bookmarkEnd w:id="156"/>
    <w:p w14:paraId="63DF3ADB" w14:textId="77777777" w:rsidR="00DA652E" w:rsidRDefault="00DA652E">
      <w:pPr>
        <w:pStyle w:val="Notas"/>
        <w:rPr>
          <w:szCs w:val="24"/>
        </w:rPr>
      </w:pPr>
    </w:p>
    <w:p w14:paraId="05E1D454" w14:textId="77777777" w:rsidR="00F14BF3" w:rsidRDefault="00F14BF3">
      <w:pPr>
        <w:sectPr w:rsidR="00F14BF3">
          <w:footerReference w:type="default" r:id="rId34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50942D71" w14:textId="7C0050EF" w:rsidR="00CA1C74" w:rsidRDefault="009F58C7" w:rsidP="001F162C">
      <w:pPr>
        <w:pStyle w:val="TituloCapitulo"/>
        <w:outlineLvl w:val="9"/>
      </w:pPr>
      <w:r>
        <w:t>JUSTIFICACIÓN</w:t>
      </w:r>
    </w:p>
    <w:p w14:paraId="23D77CA4" w14:textId="1B4F7337" w:rsidR="006E2617" w:rsidRDefault="004D5B6F" w:rsidP="008C4528">
      <w:r w:rsidRPr="008519CD">
        <w:t>E</w:t>
      </w:r>
      <w:r w:rsidR="007444CC" w:rsidRPr="008519CD">
        <w:t>l diseño e implementación de un equipo, con igual o mejores prestaci</w:t>
      </w:r>
      <w:r w:rsidR="00F834DE">
        <w:t>ones que un dispositivo KeySight de la serie 11713</w:t>
      </w:r>
      <w:r w:rsidR="007444CC" w:rsidRPr="008519CD">
        <w:t xml:space="preserve">, </w:t>
      </w:r>
      <w:r w:rsidRPr="008519CD">
        <w:t xml:space="preserve">otorgará </w:t>
      </w:r>
      <w:r w:rsidR="007444CC" w:rsidRPr="008519CD">
        <w:t xml:space="preserve">al CENDIT </w:t>
      </w:r>
      <w:r w:rsidRPr="008519CD">
        <w:t xml:space="preserve">un beneficio inmediato, como lo es </w:t>
      </w:r>
      <w:r w:rsidR="007444CC" w:rsidRPr="008519CD">
        <w:t>reactivar el sistema de medición de figura de ruido presente en su laboratorio.</w:t>
      </w:r>
      <w:r w:rsidR="007444CC">
        <w:t xml:space="preserve"> </w:t>
      </w:r>
    </w:p>
    <w:p w14:paraId="2E29FC8B" w14:textId="5E98021F" w:rsidR="00DB5EF2" w:rsidRDefault="00F31ED1" w:rsidP="008C4528">
      <w:r>
        <w:t xml:space="preserve">La ejecución </w:t>
      </w:r>
      <w:r w:rsidR="00DB173A">
        <w:t xml:space="preserve">del proyecto propuesto en esta obra conlleva un significativo esfuerzo de investigación bibliográfica </w:t>
      </w:r>
      <w:r w:rsidR="007E761C">
        <w:t>que se plasmará en el</w:t>
      </w:r>
      <w:r w:rsidR="00DB173A">
        <w:t xml:space="preserve"> </w:t>
      </w:r>
      <w:r w:rsidR="008519CD">
        <w:t xml:space="preserve">de desarrollo </w:t>
      </w:r>
      <w:r w:rsidR="00DB173A">
        <w:t>de</w:t>
      </w:r>
      <w:r w:rsidR="008519CD">
        <w:t>l</w:t>
      </w:r>
      <w:r w:rsidR="00DB173A">
        <w:t xml:space="preserve"> software y hardware</w:t>
      </w:r>
      <w:r w:rsidR="008519CD">
        <w:t xml:space="preserve"> para el dispositivo objeto de diseño</w:t>
      </w:r>
      <w:r w:rsidR="00DB173A">
        <w:t xml:space="preserve">. </w:t>
      </w:r>
      <w:r w:rsidR="007E761C">
        <w:t xml:space="preserve">Así pues, la documentación generada para el </w:t>
      </w:r>
      <w:ins w:id="165" w:author="Microsoft account" w:date="2017-01-19T03:19:00Z">
        <w:r w:rsidR="005300DD">
          <w:t>trabajo especial de grado</w:t>
        </w:r>
      </w:ins>
      <w:del w:id="166" w:author="Microsoft account" w:date="2017-01-19T03:19:00Z">
        <w:r w:rsidR="007E761C" w:rsidDel="005711FD">
          <w:delText>TEG</w:delText>
        </w:r>
      </w:del>
      <w:r w:rsidR="00DB173A">
        <w:t xml:space="preserve"> </w:t>
      </w:r>
      <w:r w:rsidR="00017AE4">
        <w:t>podrá servir</w:t>
      </w:r>
      <w:r w:rsidR="00DB173A">
        <w:t xml:space="preserve"> como futura ref</w:t>
      </w:r>
      <w:r w:rsidR="008519CD">
        <w:t xml:space="preserve">erencia para trabajos similares </w:t>
      </w:r>
      <w:r w:rsidR="00DB173A">
        <w:t xml:space="preserve">dentro del CENDIT y </w:t>
      </w:r>
      <w:r w:rsidR="008519CD">
        <w:t xml:space="preserve">en </w:t>
      </w:r>
      <w:r w:rsidR="00DB173A">
        <w:t>la UCV.</w:t>
      </w:r>
    </w:p>
    <w:p w14:paraId="332DD44A" w14:textId="77777777" w:rsidR="001F162C" w:rsidRDefault="001F162C" w:rsidP="008C4528"/>
    <w:p w14:paraId="1CD567E3" w14:textId="77777777" w:rsidR="00DA652E" w:rsidRDefault="009F58C7">
      <w:pPr>
        <w:pStyle w:val="Heading1"/>
        <w:jc w:val="center"/>
      </w:pPr>
      <w:r>
        <w:t>ANÁLISIS DE FACTIBILIDAD</w:t>
      </w:r>
    </w:p>
    <w:p w14:paraId="41FF2DCE" w14:textId="0707FF0C" w:rsidR="00237BF7" w:rsidRDefault="001C70B2" w:rsidP="00237BF7">
      <w:r>
        <w:t xml:space="preserve">Una de las misiones </w:t>
      </w:r>
      <w:r w:rsidR="00237BF7">
        <w:t>del</w:t>
      </w:r>
      <w:r w:rsidR="003E0AEF">
        <w:t xml:space="preserve"> CENDIT </w:t>
      </w:r>
      <w:r w:rsidR="00237BF7">
        <w:t>como institución es la de actuar como organismo de certificación de los equipo</w:t>
      </w:r>
      <w:r w:rsidR="001E59EA">
        <w:t>s</w:t>
      </w:r>
      <w:r w:rsidR="00237BF7">
        <w:t xml:space="preserve"> electrónico</w:t>
      </w:r>
      <w:r w:rsidR="001E59EA">
        <w:t>s que se importan y comercializan</w:t>
      </w:r>
      <w:r w:rsidR="00156FE8">
        <w:t xml:space="preserve"> en el país. Para cumplir esta labor</w:t>
      </w:r>
      <w:r w:rsidR="004736D1">
        <w:t>,</w:t>
      </w:r>
      <w:r w:rsidR="003E0AEF">
        <w:t xml:space="preserve"> </w:t>
      </w:r>
      <w:r w:rsidR="00156FE8">
        <w:t>el CENDIT dispone</w:t>
      </w:r>
      <w:r>
        <w:t xml:space="preserve"> </w:t>
      </w:r>
      <w:r w:rsidR="00156FE8">
        <w:t>de</w:t>
      </w:r>
      <w:r w:rsidR="001E59EA">
        <w:t xml:space="preserve"> laboratorios ampliamente </w:t>
      </w:r>
      <w:r w:rsidR="00237BF7">
        <w:t>dotados c</w:t>
      </w:r>
      <w:r w:rsidR="00DC31EE">
        <w:t>on equipos de última generación.</w:t>
      </w:r>
      <w:ins w:id="167" w:author="Microsoft account" w:date="2017-01-19T03:25:00Z">
        <w:r w:rsidR="00186247">
          <w:t xml:space="preserve"> </w:t>
        </w:r>
      </w:ins>
      <w:del w:id="168" w:author="Microsoft account" w:date="2017-01-19T03:25:00Z">
        <w:r w:rsidR="00DC31EE" w:rsidDel="00186247">
          <w:delText xml:space="preserve"> </w:delText>
        </w:r>
      </w:del>
      <w:r w:rsidR="00DC31EE">
        <w:t>Cuenta</w:t>
      </w:r>
      <w:r w:rsidR="00237BF7">
        <w:t xml:space="preserve"> además con personal de elevada competencia técnica. </w:t>
      </w:r>
      <w:r>
        <w:t xml:space="preserve">El CENDIT  </w:t>
      </w:r>
      <w:r w:rsidR="001E59EA">
        <w:t>ha garantizado que</w:t>
      </w:r>
      <w:r w:rsidR="00B82D43">
        <w:t>, para el desarrollo del proyecto,</w:t>
      </w:r>
      <w:r w:rsidR="001E59EA">
        <w:t xml:space="preserve"> se contará con los recursos materiales y la asesoría</w:t>
      </w:r>
      <w:r w:rsidR="0081224F">
        <w:t xml:space="preserve"> de personal especializado</w:t>
      </w:r>
      <w:r w:rsidR="001E59EA">
        <w:t>.</w:t>
      </w:r>
    </w:p>
    <w:p w14:paraId="758D1678" w14:textId="0747E4C2" w:rsidR="00D770AB" w:rsidRDefault="00D770AB" w:rsidP="00D770AB">
      <w:r>
        <w:t>Los componentes electrónicos y mecánicos que sean necesarios para la realización física del dispositivo</w:t>
      </w:r>
      <w:r w:rsidR="009479A3">
        <w:t>,</w:t>
      </w:r>
      <w:r>
        <w:t xml:space="preserve"> réplica </w:t>
      </w:r>
      <w:r w:rsidR="00D54D4F">
        <w:t>de un equipo KeySight de la serie</w:t>
      </w:r>
      <w:r>
        <w:t xml:space="preserve"> 11713,</w:t>
      </w:r>
      <w:r w:rsidR="001E59EA">
        <w:t xml:space="preserve"> serán suministrados por el CENDIT, </w:t>
      </w:r>
      <w:r>
        <w:t>previa aprobación</w:t>
      </w:r>
      <w:r w:rsidR="001E59EA">
        <w:t xml:space="preserve"> </w:t>
      </w:r>
      <w:r w:rsidR="006F4603">
        <w:t xml:space="preserve">del diseño por parte </w:t>
      </w:r>
      <w:r w:rsidR="001E59EA">
        <w:t xml:space="preserve">de </w:t>
      </w:r>
      <w:r w:rsidR="00DC31EE">
        <w:t>e</w:t>
      </w:r>
      <w:r w:rsidR="001E59EA">
        <w:t xml:space="preserve">sta institución. </w:t>
      </w:r>
      <w:r>
        <w:t>El CENDIT ha dispuesto que su Coordinación de Electrónica se encargue de la procura</w:t>
      </w:r>
      <w:r w:rsidR="00031ED7">
        <w:t xml:space="preserve"> de los mismos</w:t>
      </w:r>
      <w:r w:rsidR="001E59EA">
        <w:t>,</w:t>
      </w:r>
      <w:r>
        <w:t xml:space="preserve"> una vez le sea suministrada la lista de materiales.</w:t>
      </w:r>
    </w:p>
    <w:p w14:paraId="40A3E33E" w14:textId="58D01366" w:rsidR="001D2C02" w:rsidRDefault="001D2C02" w:rsidP="001D2C02">
      <w:r>
        <w:t>Alternativamente, y previo acuerdo entre las partes, en el caso que el CENDIT se vea imposibilitado de adquirir los componentes electrónicos y mecánicos que le sean solicitados para el montaje físico</w:t>
      </w:r>
      <w:ins w:id="169" w:author="Microsoft account" w:date="2017-01-19T03:26:00Z">
        <w:r w:rsidR="00186247">
          <w:t xml:space="preserve"> </w:t>
        </w:r>
      </w:ins>
      <w:del w:id="170" w:author="Microsoft account" w:date="2017-01-19T03:26:00Z">
        <w:r w:rsidDel="00186247">
          <w:delText xml:space="preserve"> </w:delText>
        </w:r>
      </w:del>
      <w:r>
        <w:t xml:space="preserve">del equipo propuesto, el autor del presente proyecto se </w:t>
      </w:r>
      <w:commentRangeStart w:id="171"/>
      <w:r w:rsidR="009758BF">
        <w:t xml:space="preserve">encargará </w:t>
      </w:r>
      <w:commentRangeEnd w:id="171"/>
      <w:r w:rsidR="00497897">
        <w:rPr>
          <w:rStyle w:val="CommentReference"/>
        </w:rPr>
        <w:commentReference w:id="171"/>
      </w:r>
      <w:r>
        <w:t>de la consecución de los mismos, asumiendo la totalidad de los costos, liberando a la fundación CENDIT de cualquier obligación económica con el autor.</w:t>
      </w:r>
    </w:p>
    <w:p w14:paraId="49A0EE90" w14:textId="4185180E" w:rsidR="00157EE0" w:rsidRDefault="001D2C02" w:rsidP="00157EE0">
      <w:r>
        <w:t>Por las razones expuestas, se considera que la realización del proyecto descrito en este</w:t>
      </w:r>
      <w:r w:rsidR="00C90AA0">
        <w:t xml:space="preserve"> </w:t>
      </w:r>
      <w:r>
        <w:t>anteproyecto</w:t>
      </w:r>
      <w:ins w:id="172" w:author="Microsoft account" w:date="2017-01-19T03:27:00Z">
        <w:r w:rsidR="00186247">
          <w:t xml:space="preserve"> </w:t>
        </w:r>
      </w:ins>
      <w:del w:id="173" w:author="Microsoft account" w:date="2017-01-19T03:27:00Z">
        <w:r w:rsidDel="00186247">
          <w:delText xml:space="preserve"> </w:delText>
        </w:r>
      </w:del>
      <w:r w:rsidR="00F40CBB">
        <w:t>para TEG</w:t>
      </w:r>
      <w:r>
        <w:t xml:space="preserve"> es técnicamente factible</w:t>
      </w:r>
      <w:r w:rsidR="007B576A">
        <w:t>,</w:t>
      </w:r>
      <w:r>
        <w:t xml:space="preserve"> por la formación técnica </w:t>
      </w:r>
      <w:r w:rsidR="00225125">
        <w:t>académica</w:t>
      </w:r>
      <w:r>
        <w:t xml:space="preserve"> del aspirante y por el tipo de </w:t>
      </w:r>
      <w:r w:rsidR="00225125">
        <w:t>recursos</w:t>
      </w:r>
      <w:r>
        <w:t xml:space="preserve"> materiales que se </w:t>
      </w:r>
      <w:r w:rsidR="00B95C0B">
        <w:t>prevén</w:t>
      </w:r>
      <w:r>
        <w:t xml:space="preserve"> hagan falta para </w:t>
      </w:r>
      <w:r w:rsidR="00225125">
        <w:t>completarlo</w:t>
      </w:r>
      <w:r w:rsidR="004477FC">
        <w:t>,</w:t>
      </w:r>
      <w:r w:rsidR="00225125">
        <w:t xml:space="preserve"> en</w:t>
      </w:r>
      <w:r>
        <w:t xml:space="preserve"> el lapso estipulado de 28 semanas.</w:t>
      </w:r>
    </w:p>
    <w:p w14:paraId="5EC1FAFC" w14:textId="77777777" w:rsidR="00332387" w:rsidRDefault="00332387" w:rsidP="00157EE0">
      <w:pPr>
        <w:sectPr w:rsidR="00332387">
          <w:footerReference w:type="default" r:id="rId37"/>
          <w:footerReference w:type="first" r:id="rId38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329D72C3" w14:textId="64B0693B" w:rsidR="00157EE0" w:rsidRDefault="00157EE0" w:rsidP="00157EE0"/>
    <w:p w14:paraId="22490AC4" w14:textId="3DECED2E" w:rsidR="00DA652E" w:rsidRDefault="009F58C7" w:rsidP="00157EE0">
      <w:pPr>
        <w:pStyle w:val="TituloCapitulo"/>
      </w:pPr>
      <w:r>
        <w:t>METODOLOGÍA</w:t>
      </w:r>
    </w:p>
    <w:p w14:paraId="672EC47D" w14:textId="77777777" w:rsidR="00DA652E" w:rsidRDefault="009F58C7">
      <w:pPr>
        <w:pStyle w:val="Heading2"/>
      </w:pPr>
      <w:bookmarkStart w:id="174" w:name="_Toc444010507"/>
      <w:r>
        <w:t>Fase 1: semanas 1 a la 5</w:t>
      </w:r>
    </w:p>
    <w:p w14:paraId="0834CD99" w14:textId="4FFDFE88" w:rsidR="00DA652E" w:rsidRDefault="009B5FBE">
      <w:r>
        <w:t xml:space="preserve">En esta fase se investigará y </w:t>
      </w:r>
      <w:r w:rsidR="009F58C7">
        <w:t>est</w:t>
      </w:r>
      <w:r w:rsidR="006E2617">
        <w:t xml:space="preserve">udiará el funcionamiento de los </w:t>
      </w:r>
      <w:r w:rsidR="009F58C7">
        <w:t xml:space="preserve">equipos </w:t>
      </w:r>
      <w:r w:rsidR="00814C42">
        <w:t xml:space="preserve">que conforman el sistema de </w:t>
      </w:r>
      <w:r w:rsidR="009F58C7">
        <w:t>medición de figura de ruido</w:t>
      </w:r>
      <w:r w:rsidR="00814C42">
        <w:t xml:space="preserve"> (figura 1), con énfasis </w:t>
      </w:r>
      <w:r w:rsidR="00814C42">
        <w:rPr>
          <w:szCs w:val="24"/>
        </w:rPr>
        <w:t>en el controlador electrónico de interruptores y atenuadores.</w:t>
      </w:r>
    </w:p>
    <w:p w14:paraId="6CC0266B" w14:textId="218A1B3B" w:rsidR="00DA652E" w:rsidRDefault="00186247">
      <w:pPr>
        <w:pPrChange w:id="175" w:author="Microsoft account" w:date="2017-01-19T10:30:00Z">
          <w:pPr>
            <w:shd w:val="clear" w:color="auto" w:fill="FFF2CC" w:themeFill="accent4" w:themeFillTint="33"/>
          </w:pPr>
        </w:pPrChange>
      </w:pPr>
      <w:ins w:id="176" w:author="Microsoft account" w:date="2017-01-19T03:27:00Z">
        <w:r>
          <w:t xml:space="preserve">Para ello </w:t>
        </w:r>
      </w:ins>
      <w:del w:id="177" w:author="Microsoft account" w:date="2017-01-19T03:27:00Z">
        <w:r w:rsidR="003428F3" w:rsidDel="00186247">
          <w:delText>S</w:delText>
        </w:r>
      </w:del>
      <w:ins w:id="178" w:author="Microsoft account" w:date="2017-01-19T03:27:00Z">
        <w:r>
          <w:t>s</w:t>
        </w:r>
      </w:ins>
      <w:r w:rsidR="003428F3">
        <w:t xml:space="preserve">e recopilará toda </w:t>
      </w:r>
      <w:r w:rsidR="00F3530C">
        <w:t>la documentación sobre</w:t>
      </w:r>
      <w:r w:rsidR="00814C42">
        <w:t xml:space="preserve"> los equipos equipo de la serie 11713 de Agilent y de KeySight</w:t>
      </w:r>
      <w:r w:rsidR="009F58C7">
        <w:t>, en forma de manuales de usuario y especificaciones técnicas, disponibles</w:t>
      </w:r>
      <w:r w:rsidR="00F3530C">
        <w:t xml:space="preserve"> libremente en Internet</w:t>
      </w:r>
      <w:r w:rsidR="009F58C7">
        <w:t xml:space="preserve">. </w:t>
      </w:r>
      <w:ins w:id="179" w:author="Microsoft account" w:date="2017-01-15T13:51:00Z">
        <w:r w:rsidR="00E25C69">
          <w:t>Se estudiar</w:t>
        </w:r>
      </w:ins>
      <w:ins w:id="180" w:author="Microsoft account" w:date="2017-01-15T13:52:00Z">
        <w:r w:rsidR="00E25C69">
          <w:t xml:space="preserve">án los documentos para </w:t>
        </w:r>
      </w:ins>
      <w:ins w:id="181" w:author="Microsoft account" w:date="2017-01-15T13:55:00Z">
        <w:r w:rsidR="00E25C69">
          <w:t xml:space="preserve">extraer de ellos las </w:t>
        </w:r>
      </w:ins>
      <w:ins w:id="182" w:author="Microsoft account" w:date="2017-01-15T13:56:00Z">
        <w:r w:rsidR="00E25C69">
          <w:t>características</w:t>
        </w:r>
      </w:ins>
      <w:ins w:id="183" w:author="Microsoft account" w:date="2017-01-19T03:29:00Z">
        <w:r>
          <w:t xml:space="preserve"> eléctricas y mecánicas, además</w:t>
        </w:r>
      </w:ins>
      <w:ins w:id="184" w:author="Microsoft account" w:date="2017-01-15T13:55:00Z">
        <w:r w:rsidR="00E25C69">
          <w:t xml:space="preserve"> </w:t>
        </w:r>
      </w:ins>
      <w:ins w:id="185" w:author="Microsoft account" w:date="2017-01-19T03:29:00Z">
        <w:r>
          <w:t xml:space="preserve">del </w:t>
        </w:r>
      </w:ins>
      <w:ins w:id="186" w:author="Microsoft account" w:date="2017-01-19T03:28:00Z">
        <w:r>
          <w:t xml:space="preserve">comportamiento </w:t>
        </w:r>
      </w:ins>
      <w:ins w:id="187" w:author="Microsoft account" w:date="2017-01-15T13:55:00Z">
        <w:r w:rsidR="00E25C69">
          <w:t xml:space="preserve">del 11713. </w:t>
        </w:r>
      </w:ins>
      <w:ins w:id="188" w:author="Microsoft account" w:date="2017-01-15T13:56:00Z">
        <w:r w:rsidR="00E25C69">
          <w:t>A partir de estos datos, se elaborará un documento con las especificaciones</w:t>
        </w:r>
      </w:ins>
      <w:ins w:id="189" w:author="Microsoft account" w:date="2017-01-19T03:29:00Z">
        <w:r>
          <w:t xml:space="preserve"> mínimas</w:t>
        </w:r>
      </w:ins>
      <w:ins w:id="190" w:author="Microsoft account" w:date="2017-01-15T13:56:00Z">
        <w:r w:rsidR="00E25C69">
          <w:t xml:space="preserve"> que debe poseer el equipo a diseñar</w:t>
        </w:r>
      </w:ins>
      <w:ins w:id="191" w:author="Microsoft account" w:date="2017-01-19T03:31:00Z">
        <w:r>
          <w:t xml:space="preserve">, </w:t>
        </w:r>
      </w:ins>
      <w:ins w:id="192" w:author="Microsoft account" w:date="2017-01-19T03:30:00Z">
        <w:r>
          <w:t xml:space="preserve"> para que pueda considerarse funcionalmente equivalente a un</w:t>
        </w:r>
      </w:ins>
      <w:ins w:id="193" w:author="Microsoft account" w:date="2017-01-19T10:30:00Z">
        <w:r w:rsidR="005E12B9">
          <w:t>a unidad de la serie</w:t>
        </w:r>
      </w:ins>
      <w:ins w:id="194" w:author="Microsoft account" w:date="2017-01-19T03:30:00Z">
        <w:r>
          <w:t xml:space="preserve"> 11713</w:t>
        </w:r>
      </w:ins>
      <w:ins w:id="195" w:author="Microsoft account" w:date="2017-01-15T13:56:00Z">
        <w:r w:rsidR="00E25C69">
          <w:t xml:space="preserve">. </w:t>
        </w:r>
      </w:ins>
      <w:del w:id="196" w:author="Microsoft account" w:date="2017-01-15T13:57:00Z">
        <w:r w:rsidR="009F58C7" w:rsidDel="00E25C69">
          <w:delText xml:space="preserve"> A partir de esta información, se preparará un conjunto de pruebas para ser aplicadas sobre el equipo, que permitan modelar su comportamiento y caracterizar su desempeño</w:delText>
        </w:r>
        <w:r w:rsidR="009B5FBE" w:rsidDel="00E25C69">
          <w:delText xml:space="preserve">. </w:delText>
        </w:r>
      </w:del>
      <w:r w:rsidR="009F58C7">
        <w:t xml:space="preserve">Con los datos obtenidos, se elaborará un informe técnico descriptivo </w:t>
      </w:r>
      <w:r w:rsidR="0029324C">
        <w:t>de la operaci</w:t>
      </w:r>
      <w:r w:rsidR="00814C42">
        <w:t>ón del 11713</w:t>
      </w:r>
      <w:r w:rsidR="0029324C">
        <w:t xml:space="preserve"> dentro</w:t>
      </w:r>
      <w:r w:rsidR="009F58C7">
        <w:t xml:space="preserve"> banco de medición de figura de ruido en RF presente en el laboratorio del CENDIT.</w:t>
      </w:r>
    </w:p>
    <w:p w14:paraId="228ECDC9" w14:textId="77777777" w:rsidR="00DA652E" w:rsidRDefault="009F58C7">
      <w:pPr>
        <w:pStyle w:val="Heading2"/>
      </w:pPr>
      <w:r>
        <w:t>Fase 2: semanas 6 a la 17</w:t>
      </w:r>
    </w:p>
    <w:p w14:paraId="5B7955AF" w14:textId="0771C710" w:rsidR="005A6D66" w:rsidRDefault="009F58C7" w:rsidP="005A6D66">
      <w:r>
        <w:t>Utilizando la informa</w:t>
      </w:r>
      <w:r w:rsidR="009B5FBE">
        <w:t xml:space="preserve">ción </w:t>
      </w:r>
      <w:r w:rsidR="00F3530C">
        <w:t xml:space="preserve">obtenida en la fase 1, </w:t>
      </w:r>
      <w:r w:rsidR="009B5FBE">
        <w:t xml:space="preserve">la fase 2 </w:t>
      </w:r>
      <w:r>
        <w:t xml:space="preserve">comenzará con la elaboración de un concepto para un equipo </w:t>
      </w:r>
      <w:r w:rsidR="00BC70FB">
        <w:t>réplica</w:t>
      </w:r>
      <w:r w:rsidR="0029324C">
        <w:t xml:space="preserve"> funcional</w:t>
      </w:r>
      <w:r w:rsidR="0037783A">
        <w:t xml:space="preserve"> de un equipo KeySight de la serie 11713</w:t>
      </w:r>
      <w:r w:rsidR="005A6D66">
        <w:t xml:space="preserve">. </w:t>
      </w:r>
      <w:r w:rsidR="004A1D92">
        <w:t xml:space="preserve">Las tareas a ejecutar </w:t>
      </w:r>
      <w:r w:rsidR="005A6D66">
        <w:t>incluye</w:t>
      </w:r>
      <w:r w:rsidR="004A1D92">
        <w:t>n</w:t>
      </w:r>
      <w:r w:rsidR="001E07E0">
        <w:t xml:space="preserve"> el diseño electrónico, de firmware, de software y mecánico.</w:t>
      </w:r>
      <w:r w:rsidR="00BC70FB">
        <w:t xml:space="preserve"> </w:t>
      </w:r>
      <w:r w:rsidR="00814C42">
        <w:t>Para todas las etapas de diseño</w:t>
      </w:r>
      <w:r w:rsidR="005A6D66">
        <w:t>, se procederá a refinar y depurar el concepto de manera progresiva,</w:t>
      </w:r>
      <w:r w:rsidR="005A6D66" w:rsidRPr="005A6D66">
        <w:t xml:space="preserve"> </w:t>
      </w:r>
      <w:r w:rsidR="005A6D66">
        <w:t xml:space="preserve">haciendo uso de software </w:t>
      </w:r>
      <w:r w:rsidR="00DA7A4E">
        <w:t>adecuado</w:t>
      </w:r>
      <w:r w:rsidR="00824AA2">
        <w:t xml:space="preserve"> para cada tarea</w:t>
      </w:r>
      <w:r w:rsidR="005A6D66">
        <w:t>, hasta lograr la meta de diseño.</w:t>
      </w:r>
    </w:p>
    <w:p w14:paraId="58D90738" w14:textId="394134FD" w:rsidR="005A6D66" w:rsidRDefault="009F58C7">
      <w:r>
        <w:t xml:space="preserve"> </w:t>
      </w:r>
      <w:r w:rsidR="004A1D92">
        <w:t>El diseño mecánico</w:t>
      </w:r>
      <w:r w:rsidR="005A6D66">
        <w:t xml:space="preserve"> se limitará a la selección de carcasa, conectores y elementos de interfaz</w:t>
      </w:r>
      <w:r w:rsidR="00AE3901">
        <w:t xml:space="preserve"> de usuario</w:t>
      </w:r>
      <w:ins w:id="197" w:author="Microsoft account" w:date="2017-01-19T10:33:00Z">
        <w:r w:rsidR="004727D6">
          <w:t xml:space="preserve"> física</w:t>
        </w:r>
      </w:ins>
      <w:r w:rsidR="0029324C">
        <w:t>,</w:t>
      </w:r>
      <w:r w:rsidR="004A1D92">
        <w:t xml:space="preserve"> que puedan ser adquiridos</w:t>
      </w:r>
      <w:r w:rsidR="005A6D66">
        <w:t xml:space="preserve"> comercialmente.</w:t>
      </w:r>
    </w:p>
    <w:p w14:paraId="18F6D7B9" w14:textId="41CD3193" w:rsidR="00DA652E" w:rsidRDefault="009F58C7">
      <w:r>
        <w:t xml:space="preserve"> </w:t>
      </w:r>
      <w:r w:rsidR="005A6D66">
        <w:t>Cierra esta fase con la preparación de</w:t>
      </w:r>
      <w:r w:rsidR="00F205C5">
        <w:t xml:space="preserve"> un informe</w:t>
      </w:r>
      <w:r>
        <w:t xml:space="preserve"> técnico</w:t>
      </w:r>
      <w:r w:rsidR="005A6D66">
        <w:t>,</w:t>
      </w:r>
      <w:r w:rsidR="00F205C5">
        <w:t xml:space="preserve"> </w:t>
      </w:r>
      <w:r>
        <w:t>que contenga la documentación del diseño, tanto a nivel electrónico como a nivel mecánico.</w:t>
      </w:r>
    </w:p>
    <w:p w14:paraId="50BE88A8" w14:textId="77777777" w:rsidR="00DA652E" w:rsidRDefault="009F58C7">
      <w:pPr>
        <w:pStyle w:val="Heading2"/>
      </w:pPr>
      <w:r>
        <w:t>Fase 3: semanas 18 a la 22</w:t>
      </w:r>
    </w:p>
    <w:p w14:paraId="25BDA8DB" w14:textId="3BF1081C" w:rsidR="00F746F6" w:rsidRDefault="009F58C7" w:rsidP="00650583">
      <w:r>
        <w:t>Se implementará el dispositivo diseñado en la fase 2 en forma de equipo</w:t>
      </w:r>
      <w:r w:rsidR="004A1D92">
        <w:t xml:space="preserve"> físico. </w:t>
      </w:r>
      <w:r w:rsidR="009E5840">
        <w:t>En esta fase se realizará la</w:t>
      </w:r>
      <w:r w:rsidR="004A1D92">
        <w:t xml:space="preserve"> depuración </w:t>
      </w:r>
      <w:ins w:id="198" w:author="Microsoft account" w:date="2017-01-19T03:34:00Z">
        <w:r w:rsidR="00617E54">
          <w:t xml:space="preserve">final </w:t>
        </w:r>
      </w:ins>
      <w:r w:rsidR="004A1D92">
        <w:t xml:space="preserve">de firmware y software. </w:t>
      </w:r>
      <w:r w:rsidR="00284EF4">
        <w:t xml:space="preserve">Se construirá el hardware del equipo y se verificará su desempeño. </w:t>
      </w:r>
      <w:r w:rsidR="000844BD">
        <w:t>Se ensamblará</w:t>
      </w:r>
      <w:r w:rsidR="00650583">
        <w:t xml:space="preserve"> el hardware, </w:t>
      </w:r>
      <w:r w:rsidR="00284EF4">
        <w:t xml:space="preserve">conectores y elementos de interfaz dentro de la carcasa. Por último, </w:t>
      </w:r>
      <w:r w:rsidR="004A1D92">
        <w:t>se procederá a realizar pruebas sobre el equipo</w:t>
      </w:r>
      <w:r w:rsidR="006F4603">
        <w:t xml:space="preserve"> totalmente ensamblado</w:t>
      </w:r>
      <w:r w:rsidR="004A1D92">
        <w:t>, que permitan asegurar que cumple con los objetivos de diseño.</w:t>
      </w:r>
    </w:p>
    <w:p w14:paraId="7803ACA7" w14:textId="77777777" w:rsidR="00DA652E" w:rsidRDefault="009F58C7" w:rsidP="00F746F6">
      <w:r>
        <w:t>Como res</w:t>
      </w:r>
      <w:r w:rsidR="004A1D92">
        <w:t>ultado de esta fase se tendrá un</w:t>
      </w:r>
      <w:r>
        <w:t xml:space="preserve"> equipo </w:t>
      </w:r>
      <w:r w:rsidR="004A1D92">
        <w:t>completamente funcional</w:t>
      </w:r>
      <w:r>
        <w:t>, el cual se integrará en el banco de medición de figura de ruido en los laboratorios del CENDIT.</w:t>
      </w:r>
    </w:p>
    <w:p w14:paraId="40036D5E" w14:textId="77777777" w:rsidR="00DA652E" w:rsidRDefault="009F58C7">
      <w:pPr>
        <w:pStyle w:val="Heading2"/>
      </w:pPr>
      <w:r>
        <w:t>Fase 4: semanas 23 a la 26</w:t>
      </w:r>
    </w:p>
    <w:p w14:paraId="5E877BCC" w14:textId="77777777" w:rsidR="00DA652E" w:rsidRDefault="00D851B4">
      <w:r>
        <w:t>Se dedica esta fase a la producción de</w:t>
      </w:r>
      <w:r w:rsidR="009F58C7">
        <w:t xml:space="preserve"> un manual de usuario para el manejo</w:t>
      </w:r>
      <w:r w:rsidR="00697AD4">
        <w:t>, montaje y resolución de fallas para</w:t>
      </w:r>
      <w:r w:rsidR="009F58C7">
        <w:t xml:space="preserve"> equipo</w:t>
      </w:r>
      <w:r w:rsidR="009B6105">
        <w:t xml:space="preserve"> implementado, </w:t>
      </w:r>
      <w:r w:rsidR="009F58C7">
        <w:t xml:space="preserve">en </w:t>
      </w:r>
      <w:r w:rsidR="001E2E20">
        <w:t>formato físico</w:t>
      </w:r>
      <w:r w:rsidR="009F58C7">
        <w:t xml:space="preserve"> y digital.</w:t>
      </w:r>
    </w:p>
    <w:p w14:paraId="0EA53A59" w14:textId="77777777" w:rsidR="00DA652E" w:rsidRDefault="009F58C7">
      <w:pPr>
        <w:pStyle w:val="Heading2"/>
      </w:pPr>
      <w:r>
        <w:t>Fase 5: semanas 27 a la 28</w:t>
      </w:r>
    </w:p>
    <w:p w14:paraId="73BC17C2" w14:textId="68CC71BD" w:rsidR="00DA652E" w:rsidRDefault="00772E90" w:rsidP="00582752">
      <w:r>
        <w:t xml:space="preserve">Se concluye el proyecto con </w:t>
      </w:r>
      <w:r w:rsidR="009F58C7">
        <w:t>el informe y la presentación fi</w:t>
      </w:r>
      <w:r>
        <w:t>nal de pasantía para el CENDIT. De igual forma se elaborará</w:t>
      </w:r>
      <w:r w:rsidR="009F58C7">
        <w:t xml:space="preserve"> el</w:t>
      </w:r>
      <w:r>
        <w:t xml:space="preserve"> </w:t>
      </w:r>
      <w:r w:rsidR="009F58C7">
        <w:t xml:space="preserve">tomo para </w:t>
      </w:r>
      <w:ins w:id="199" w:author="Microsoft account" w:date="2017-01-19T03:34:00Z">
        <w:r w:rsidR="00D57A69">
          <w:t>t</w:t>
        </w:r>
      </w:ins>
      <w:del w:id="200" w:author="Microsoft account" w:date="2017-01-19T03:34:00Z">
        <w:r w:rsidR="009F58C7" w:rsidDel="00D57A69">
          <w:delText>T</w:delText>
        </w:r>
      </w:del>
      <w:r w:rsidR="009F58C7">
        <w:t xml:space="preserve">rabajo </w:t>
      </w:r>
      <w:ins w:id="201" w:author="Microsoft account" w:date="2017-01-19T03:34:00Z">
        <w:r w:rsidR="00D57A69">
          <w:t>e</w:t>
        </w:r>
      </w:ins>
      <w:del w:id="202" w:author="Microsoft account" w:date="2017-01-19T03:34:00Z">
        <w:r w:rsidR="009F58C7" w:rsidDel="00D57A69">
          <w:delText>E</w:delText>
        </w:r>
      </w:del>
      <w:r w:rsidR="009F58C7">
        <w:t xml:space="preserve">special de </w:t>
      </w:r>
      <w:ins w:id="203" w:author="Microsoft account" w:date="2017-01-19T03:34:00Z">
        <w:r w:rsidR="00D57A69">
          <w:t>g</w:t>
        </w:r>
      </w:ins>
      <w:del w:id="204" w:author="Microsoft account" w:date="2017-01-19T03:34:00Z">
        <w:r w:rsidR="009F58C7" w:rsidDel="00D57A69">
          <w:delText>G</w:delText>
        </w:r>
      </w:del>
      <w:r w:rsidR="009F58C7">
        <w:t>rado, a presentar en la Escuela de Ingeniería Eléctrica UCV.</w:t>
      </w:r>
    </w:p>
    <w:p w14:paraId="78B4D1EE" w14:textId="77777777" w:rsidR="00332387" w:rsidRDefault="00332387" w:rsidP="00582752">
      <w:pPr>
        <w:sectPr w:rsidR="00332387">
          <w:footerReference w:type="default" r:id="rId39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11E86CDC" w14:textId="091B55BC" w:rsidR="00582752" w:rsidRDefault="00582752" w:rsidP="00582752"/>
    <w:p w14:paraId="1CA4DF4F" w14:textId="77777777" w:rsidR="00DA652E" w:rsidRDefault="009F58C7">
      <w:pPr>
        <w:pStyle w:val="TituloCapitulo"/>
        <w:outlineLvl w:val="9"/>
      </w:pPr>
      <w:r>
        <w:t>HERRAMIENTAS Y EQUIPOS A UTILIZAR</w:t>
      </w:r>
    </w:p>
    <w:bookmarkEnd w:id="174"/>
    <w:p w14:paraId="44FEB1F6" w14:textId="3E06FE47" w:rsidR="00184CB9" w:rsidRDefault="00732F5C" w:rsidP="00732F5C">
      <w:r>
        <w:t>En pr</w:t>
      </w:r>
      <w:r w:rsidR="00184CB9">
        <w:t xml:space="preserve">incipio </w:t>
      </w:r>
      <w:r>
        <w:t xml:space="preserve">se </w:t>
      </w:r>
      <w:r w:rsidR="00814C42">
        <w:t>emplearán</w:t>
      </w:r>
      <w:r>
        <w:t xml:space="preserve"> herramientas afines</w:t>
      </w:r>
      <w:ins w:id="205" w:author="Microsoft account" w:date="2017-01-15T14:07:00Z">
        <w:r w:rsidR="00221E4A">
          <w:t xml:space="preserve"> al</w:t>
        </w:r>
      </w:ins>
      <w:r>
        <w:t xml:space="preserve"> diseño y pruebas de equipo electrónico como lo son computador</w:t>
      </w:r>
      <w:r w:rsidR="00F0737C">
        <w:t xml:space="preserve"> personal</w:t>
      </w:r>
      <w:r>
        <w:t xml:space="preserve">, </w:t>
      </w:r>
      <w:ins w:id="206" w:author="Microsoft account" w:date="2017-01-15T14:08:00Z">
        <w:r w:rsidR="00221E4A">
          <w:t xml:space="preserve">paquetes de software para diseño electrónico, </w:t>
        </w:r>
      </w:ins>
      <w:r>
        <w:t>herramientas de medición tales como multímetro, osciloscopio, protoboards</w:t>
      </w:r>
      <w:ins w:id="207" w:author="Microsoft account" w:date="2017-01-15T14:08:00Z">
        <w:r w:rsidR="00221E4A">
          <w:t xml:space="preserve"> y componentes electrónicos varios.</w:t>
        </w:r>
      </w:ins>
      <w:del w:id="208" w:author="Microsoft account" w:date="2017-01-15T14:08:00Z">
        <w:r w:rsidDel="00221E4A">
          <w:delText>, etc.</w:delText>
        </w:r>
      </w:del>
    </w:p>
    <w:p w14:paraId="2F89DDC5" w14:textId="3E164893" w:rsidR="00966E4F" w:rsidRDefault="00F0737C" w:rsidP="00732F5C">
      <w:r>
        <w:t>Como equipos a utilizar c</w:t>
      </w:r>
      <w:r w:rsidR="00732F5C">
        <w:t xml:space="preserve">uenta el CENDIT con analizadores de figura de ruido, analizadores vectoriales </w:t>
      </w:r>
      <w:r>
        <w:t xml:space="preserve">de redes </w:t>
      </w:r>
      <w:ins w:id="209" w:author="Microsoft account" w:date="2017-01-15T14:09:00Z">
        <w:r w:rsidR="00221E4A">
          <w:t xml:space="preserve">(VNA) </w:t>
        </w:r>
      </w:ins>
      <w:r>
        <w:t>y estaciones de soldadura para tarjetas de circuito impreso (</w:t>
      </w:r>
      <w:r w:rsidR="00732F5C">
        <w:t>PCB</w:t>
      </w:r>
      <w:r>
        <w:t>)</w:t>
      </w:r>
      <w:r w:rsidR="00732F5C">
        <w:t>.</w:t>
      </w:r>
    </w:p>
    <w:sdt>
      <w:sdtPr>
        <w:rPr>
          <w:rFonts w:eastAsia="Calibri"/>
          <w:b w:val="0"/>
          <w:sz w:val="24"/>
          <w:szCs w:val="22"/>
        </w:rPr>
        <w:id w:val="-227991021"/>
        <w:docPartObj>
          <w:docPartGallery w:val="Bibliographies"/>
          <w:docPartUnique/>
        </w:docPartObj>
      </w:sdtPr>
      <w:sdtEndPr/>
      <w:sdtContent>
        <w:p w14:paraId="3E91974F" w14:textId="630C9D4E" w:rsidR="00EB0AE4" w:rsidRDefault="009C15F9" w:rsidP="0003290B">
          <w:pPr>
            <w:pStyle w:val="TituloCapitulo"/>
            <w:spacing w:after="0" w:line="240" w:lineRule="auto"/>
            <w:rPr>
              <w:rFonts w:ascii="Calibri" w:hAnsi="Calibri"/>
              <w:noProof/>
              <w:sz w:val="22"/>
            </w:rPr>
          </w:pPr>
          <w:r w:rsidRPr="009C15F9">
            <w:t>BIBLIOGRAFÍA</w:t>
          </w:r>
        </w:p>
        <w:sdt>
          <w:sdtPr>
            <w:rPr>
              <w:b/>
            </w:rPr>
            <w:id w:val="111145805"/>
            <w:bibliography/>
          </w:sdtPr>
          <w:sdtEndPr>
            <w:rPr>
              <w:b w:val="0"/>
            </w:rPr>
          </w:sdtEndPr>
          <w:sdtContent>
            <w:p w14:paraId="68D4A5F3" w14:textId="77777777" w:rsidR="0040619B" w:rsidRDefault="009C15F9">
              <w:pPr>
                <w:rPr>
                  <w:rFonts w:ascii="Calibri" w:hAnsi="Calibri"/>
                  <w:noProof/>
                  <w:sz w:val="22"/>
                </w:rPr>
              </w:pPr>
              <w:r>
                <w:rPr>
                  <w:rFonts w:eastAsia="Times New Roman"/>
                  <w:sz w:val="28"/>
                  <w:szCs w:val="26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rFonts w:eastAsia="Times New Roman"/>
                  <w:sz w:val="28"/>
                  <w:szCs w:val="26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40619B" w14:paraId="4D3760D3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559A68" w14:textId="130A8F9A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>[1]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115003" w14:textId="77777777" w:rsidR="0040619B" w:rsidRDefault="0040619B" w:rsidP="00351546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Rangel y E. Saenz, </w:t>
                    </w:r>
                    <w:r>
                      <w:rPr>
                        <w:i/>
                        <w:iCs/>
                        <w:noProof/>
                      </w:rPr>
                      <w:t xml:space="preserve">Fundamentos de RF. Medición de Figura de Ruido, </w:t>
                    </w:r>
                    <w:r>
                      <w:rPr>
                        <w:noProof/>
                      </w:rPr>
                      <w:t xml:space="preserve">Caracas: CENDIT. </w:t>
                    </w:r>
                  </w:p>
                </w:tc>
              </w:tr>
              <w:tr w:rsidR="0040619B" w14:paraId="048646CC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8A6168" w14:textId="1733D2ED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[2]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C7BC0E" w14:textId="77777777" w:rsidR="0040619B" w:rsidRDefault="0040619B" w:rsidP="00351546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Molina, Instructivo y Normalización para elaboración de Trabajos Especiales de Grado, Caracas: Universidad Central de Venezuela, 2008. </w:t>
                    </w:r>
                  </w:p>
                </w:tc>
              </w:tr>
              <w:tr w:rsidR="0040619B" w14:paraId="21998386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56AE31" w14:textId="3A2F889E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[3]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655C7A" w14:textId="77777777" w:rsidR="0040619B" w:rsidRDefault="0040619B" w:rsidP="00351546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Howard, Calibrating Solid State Noise Sources, Agilent Technologies, 2003. </w:t>
                    </w:r>
                  </w:p>
                </w:tc>
              </w:tr>
              <w:tr w:rsidR="0040619B" w14:paraId="38B38D9C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575EEF" w14:textId="4C98E9EB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[4]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E1B397" w14:textId="77777777" w:rsidR="0040619B" w:rsidRDefault="0040619B" w:rsidP="00351546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Bruzual, Intructivo, Caracas: Universidad Central de Venezuela, 2008. </w:t>
                    </w:r>
                  </w:p>
                </w:tc>
              </w:tr>
              <w:tr w:rsidR="0040619B" w14:paraId="791DA450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4C66C6" w14:textId="2152B204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[5]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0F9040" w14:textId="77777777" w:rsidR="0040619B" w:rsidRDefault="0040619B" w:rsidP="00351546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Agilent Technologies, N2002A Noise Source Test Set User's Guide, 2012. </w:t>
                    </w:r>
                  </w:p>
                </w:tc>
              </w:tr>
              <w:tr w:rsidR="0040619B" w14:paraId="3A1E6AEE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3592B1" w14:textId="7C840E87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[6]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494D10" w14:textId="77777777" w:rsidR="0040619B" w:rsidRDefault="0040619B" w:rsidP="00351546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Agilent Technologies, Agilent Technologies 11713 Attenuator Switch Driver Operating And Service Manual, 2001. </w:t>
                    </w:r>
                  </w:p>
                </w:tc>
              </w:tr>
              <w:tr w:rsidR="0040619B" w14:paraId="160DBA15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F9051A" w14:textId="712E5164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[7]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458BB6" w14:textId="77777777" w:rsidR="0040619B" w:rsidRDefault="0040619B" w:rsidP="00351546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Agilent Technologies, Agilent N2002A Noise Source Test Set 10MHz to 26.5GHz Technical Overview. </w:t>
                    </w:r>
                  </w:p>
                </w:tc>
              </w:tr>
              <w:tr w:rsidR="0040619B" w14:paraId="127927CA" w14:textId="77777777">
                <w:trPr>
                  <w:divId w:val="208044330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A87FDD" w14:textId="18F56F61" w:rsidR="0040619B" w:rsidRDefault="0040619B" w:rsidP="00A43667">
                    <w:pPr>
                      <w:pStyle w:val="Bibliography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[8]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3DF8A9" w14:textId="77777777" w:rsidR="0040619B" w:rsidRDefault="0040619B" w:rsidP="00351546">
                    <w:pPr>
                      <w:pStyle w:val="Bibliography"/>
                      <w:spacing w:line="240" w:lineRule="auto"/>
                      <w:ind w:firstLine="0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Agilent Technologies, «Agilent fundamentals of RF and microwave noise figure measurements,» Agilent Technologies.</w:t>
                    </w:r>
                  </w:p>
                </w:tc>
              </w:tr>
            </w:tbl>
            <w:p w14:paraId="06625609" w14:textId="77777777" w:rsidR="009C15F9" w:rsidRDefault="009C15F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CA548B6" w14:textId="0A35D559" w:rsidR="00F14BF3" w:rsidRDefault="00F14BF3">
      <w:pPr>
        <w:sectPr w:rsidR="00F14BF3">
          <w:footerReference w:type="default" r:id="rId40"/>
          <w:type w:val="continuous"/>
          <w:pgSz w:w="11906" w:h="16838"/>
          <w:pgMar w:top="1701" w:right="1701" w:bottom="1701" w:left="1701" w:header="709" w:footer="709" w:gutter="0"/>
          <w:pgNumType w:start="1"/>
          <w:cols w:space="720"/>
          <w:titlePg/>
        </w:sectPr>
      </w:pPr>
    </w:p>
    <w:p w14:paraId="7BE35717" w14:textId="1EF5AE7C" w:rsidR="00DA652E" w:rsidRDefault="009F58C7">
      <w:pPr>
        <w:pStyle w:val="TituloCapitulo"/>
        <w:outlineLvl w:val="9"/>
      </w:pPr>
      <w:r w:rsidRPr="007C06CF">
        <w:t>CRONOGRAMA DE ACTIVIDADES</w:t>
      </w:r>
    </w:p>
    <w:p w14:paraId="5B90F98D" w14:textId="1327CD2D" w:rsidR="00DA652E" w:rsidRDefault="002D41DE" w:rsidP="000F4151">
      <w:pPr>
        <w:spacing w:line="240" w:lineRule="auto"/>
        <w:ind w:left="708" w:firstLine="0"/>
        <w:jc w:val="left"/>
      </w:pPr>
      <w:r>
        <w:rPr>
          <w:szCs w:val="24"/>
        </w:rPr>
        <w:t>Duración desde ____/____/____</w:t>
      </w:r>
      <w:r w:rsidR="007C06CF">
        <w:rPr>
          <w:szCs w:val="24"/>
        </w:rPr>
        <w:t xml:space="preserve"> hasta el </w:t>
      </w:r>
      <w:r>
        <w:rPr>
          <w:szCs w:val="24"/>
        </w:rPr>
        <w:t>____/____/____</w:t>
      </w:r>
      <w:r w:rsidR="007C06CF">
        <w:rPr>
          <w:szCs w:val="24"/>
        </w:rPr>
        <w:t xml:space="preserve"> </w:t>
      </w:r>
      <w:r w:rsidR="009F58C7" w:rsidRPr="007C06CF">
        <w:rPr>
          <w:szCs w:val="24"/>
        </w:rPr>
        <w:t>(28 semanas).</w:t>
      </w:r>
    </w:p>
    <w:p w14:paraId="63C27B26" w14:textId="77777777" w:rsidR="00DA652E" w:rsidRDefault="009F58C7" w:rsidP="000F4151">
      <w:pPr>
        <w:spacing w:line="240" w:lineRule="auto"/>
        <w:ind w:left="708" w:firstLine="0"/>
        <w:jc w:val="left"/>
      </w:pPr>
      <w:r>
        <w:rPr>
          <w:szCs w:val="24"/>
        </w:rPr>
        <w:t xml:space="preserve">Jornada de actividad de 8 horas diarias, de lunes a viernes, </w:t>
      </w:r>
      <w:r w:rsidR="008401FE">
        <w:rPr>
          <w:szCs w:val="24"/>
        </w:rPr>
        <w:t>de</w:t>
      </w:r>
      <w:r>
        <w:rPr>
          <w:szCs w:val="24"/>
        </w:rPr>
        <w:t xml:space="preserve"> 8:00 am </w:t>
      </w:r>
      <w:r w:rsidR="008401FE">
        <w:rPr>
          <w:szCs w:val="24"/>
        </w:rPr>
        <w:t>a</w:t>
      </w:r>
      <w:r>
        <w:rPr>
          <w:szCs w:val="24"/>
        </w:rPr>
        <w:t xml:space="preserve"> 12:00 pm y de</w:t>
      </w:r>
      <w:r w:rsidR="008401FE">
        <w:rPr>
          <w:szCs w:val="24"/>
        </w:rPr>
        <w:t xml:space="preserve"> la</w:t>
      </w:r>
      <w:r>
        <w:rPr>
          <w:szCs w:val="24"/>
        </w:rPr>
        <w:t xml:space="preserve"> 1:00 pm a 5:00 pm.</w:t>
      </w:r>
    </w:p>
    <w:tbl>
      <w:tblPr>
        <w:tblW w:w="4704" w:type="pct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50"/>
        <w:gridCol w:w="335"/>
        <w:gridCol w:w="335"/>
        <w:gridCol w:w="336"/>
        <w:gridCol w:w="335"/>
        <w:gridCol w:w="336"/>
        <w:gridCol w:w="335"/>
        <w:gridCol w:w="336"/>
        <w:gridCol w:w="335"/>
        <w:gridCol w:w="335"/>
        <w:gridCol w:w="336"/>
        <w:gridCol w:w="335"/>
        <w:gridCol w:w="336"/>
        <w:gridCol w:w="335"/>
        <w:gridCol w:w="336"/>
        <w:gridCol w:w="335"/>
        <w:gridCol w:w="335"/>
        <w:gridCol w:w="336"/>
        <w:gridCol w:w="335"/>
        <w:gridCol w:w="336"/>
        <w:gridCol w:w="335"/>
        <w:gridCol w:w="336"/>
        <w:gridCol w:w="335"/>
        <w:gridCol w:w="335"/>
        <w:gridCol w:w="336"/>
        <w:gridCol w:w="335"/>
        <w:gridCol w:w="336"/>
        <w:gridCol w:w="335"/>
        <w:gridCol w:w="336"/>
      </w:tblGrid>
      <w:tr w:rsidR="007D7752" w14:paraId="51ED79BF" w14:textId="77777777" w:rsidTr="0003290B">
        <w:trPr>
          <w:cantSplit/>
          <w:trHeight w:val="351"/>
          <w:jc w:val="center"/>
        </w:trPr>
        <w:tc>
          <w:tcPr>
            <w:tcW w:w="3350" w:type="dxa"/>
            <w:tcBorders>
              <w:top w:val="single" w:sz="12" w:space="0" w:color="3B3838"/>
              <w:left w:val="single" w:sz="12" w:space="0" w:color="3B3838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6FB5458" w14:textId="77777777" w:rsidR="007D7752" w:rsidRDefault="007D7752" w:rsidP="00CB0177">
            <w:pPr>
              <w:spacing w:after="0" w:line="240" w:lineRule="auto"/>
              <w:ind w:firstLine="0"/>
              <w:jc w:val="right"/>
              <w:rPr>
                <w:b/>
                <w:szCs w:val="24"/>
              </w:rPr>
            </w:pPr>
            <w:r>
              <w:rPr>
                <w:b/>
                <w:szCs w:val="24"/>
              </w:rPr>
              <w:t>Semanas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3B3838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62DF9141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35D449EC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2C24BE60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3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8A821F9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4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52C10AC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5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6884757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6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35259891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7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E5AC2D8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8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AF1E64E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9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2D1D38B2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10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514CFF7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11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A7B25A1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12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15F3E60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13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3DE894C9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14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EA0A76F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15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444060C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16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0A8C118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17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35047B2E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18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7F655CD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19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04654E5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20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5338A3D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21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54B3713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22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18CC9EA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23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12AF311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24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7BBC3F1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25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958DC8C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26</w:t>
            </w:r>
          </w:p>
        </w:tc>
        <w:tc>
          <w:tcPr>
            <w:tcW w:w="335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6111EB8E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27</w:t>
            </w:r>
          </w:p>
        </w:tc>
        <w:tc>
          <w:tcPr>
            <w:tcW w:w="336" w:type="dxa"/>
            <w:vMerge w:val="restart"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7869ACE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28</w:t>
            </w:r>
          </w:p>
        </w:tc>
      </w:tr>
      <w:tr w:rsidR="007D7752" w14:paraId="523AE04D" w14:textId="77777777" w:rsidTr="0003290B">
        <w:trPr>
          <w:cantSplit/>
          <w:trHeight w:val="351"/>
          <w:jc w:val="center"/>
        </w:trPr>
        <w:tc>
          <w:tcPr>
            <w:tcW w:w="3350" w:type="dxa"/>
            <w:tcBorders>
              <w:left w:val="single" w:sz="12" w:space="0" w:color="3B3838"/>
              <w:bottom w:val="single" w:sz="8" w:space="0" w:color="00000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E6474F9" w14:textId="77777777" w:rsidR="007D7752" w:rsidRDefault="007D7752" w:rsidP="00CB0177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Fases del proyecto</w:t>
            </w: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3B3838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EE82D1B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C172492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EE2E4FC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177596A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AADDE05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B2B4D98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274C951D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0014BA8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CC048DF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7B84883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3C29798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B3E5911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1EBB985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B38DCB6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5F781134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C38D5A1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B683DE1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91ACA02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3C4B6CD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CA5848D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4DB0A42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2257BB1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4306F690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7D2DD42A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62315800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1A09E4E0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5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089E15EF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  <w:tc>
          <w:tcPr>
            <w:tcW w:w="336" w:type="dxa"/>
            <w:vMerge/>
            <w:tcBorders>
              <w:top w:val="single" w:sz="12" w:space="0" w:color="3B3838"/>
              <w:left w:val="single" w:sz="8" w:space="0" w:color="808080"/>
              <w:bottom w:val="single" w:sz="8" w:space="0" w:color="3B3838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textDirection w:val="btLr"/>
            <w:vAlign w:val="center"/>
          </w:tcPr>
          <w:p w14:paraId="33BC19E9" w14:textId="77777777" w:rsidR="007D7752" w:rsidRDefault="007D7752">
            <w:pPr>
              <w:spacing w:after="0" w:line="240" w:lineRule="auto"/>
              <w:ind w:firstLine="0"/>
              <w:jc w:val="center"/>
              <w:rPr>
                <w:i/>
                <w:sz w:val="18"/>
                <w:szCs w:val="18"/>
              </w:rPr>
            </w:pPr>
          </w:p>
        </w:tc>
      </w:tr>
      <w:tr w:rsidR="007D7752" w14:paraId="2E0E3235" w14:textId="77777777" w:rsidTr="0003290B">
        <w:trPr>
          <w:trHeight w:val="529"/>
          <w:jc w:val="center"/>
        </w:trPr>
        <w:tc>
          <w:tcPr>
            <w:tcW w:w="3350" w:type="dxa"/>
            <w:tcBorders>
              <w:top w:val="single" w:sz="8" w:space="0" w:color="00000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7BBCFF3" w14:textId="77777777"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 1</w:t>
            </w:r>
          </w:p>
          <w:p w14:paraId="3B257F49" w14:textId="77777777" w:rsidR="007D7752" w:rsidRDefault="007D7752" w:rsidP="00EE2498">
            <w:pPr>
              <w:spacing w:after="0" w:line="240" w:lineRule="auto"/>
              <w:ind w:firstLine="0"/>
              <w:jc w:val="left"/>
            </w:pPr>
            <w:r>
              <w:rPr>
                <w:sz w:val="22"/>
              </w:rPr>
              <w:t>Investigación de equipos</w:t>
            </w: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5B9BD5" w:themeFill="accent1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890DD7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5B9BD5" w:themeFill="accent1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88D4F8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5B9BD5" w:themeFill="accent1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030254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5B9BD5" w:themeFill="accent1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213536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5B9BD5" w:themeFill="accent1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A73C095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5AFDB04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671D57D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817D64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5835E25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BBF85D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D7D4445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9B0DE6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1505534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1E1928B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5BFB2A4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63516BF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DB656B6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72935DF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30476DD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D50E7B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3D6DD0D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4EB400D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004DDCF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5BE12A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7DF9E2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8C37BF5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E7769E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3B3838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625AA97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  <w:tr w:rsidR="0003290B" w14:paraId="18EE0938" w14:textId="77777777" w:rsidTr="0003290B">
        <w:trPr>
          <w:trHeight w:val="529"/>
          <w:jc w:val="center"/>
        </w:trPr>
        <w:tc>
          <w:tcPr>
            <w:tcW w:w="3350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1A8DC70" w14:textId="77777777"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 2</w:t>
            </w:r>
          </w:p>
          <w:p w14:paraId="761DB5F0" w14:textId="77777777" w:rsidR="007D7752" w:rsidRDefault="007D7752" w:rsidP="00EE2498">
            <w:pPr>
              <w:spacing w:after="0" w:line="240" w:lineRule="auto"/>
              <w:ind w:firstLine="0"/>
              <w:jc w:val="left"/>
            </w:pPr>
            <w:r>
              <w:rPr>
                <w:sz w:val="22"/>
              </w:rPr>
              <w:t>Diseño de equipo</w:t>
            </w: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CD99EC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3AC924D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E7590BB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F3E1A0B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C79F61B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DE3490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375FFAB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0DE007D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FC58C2F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89FB99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9EEF5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6513D5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5AA1C4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A0C819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CD3C8C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3CB6FF6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70AD47" w:themeFill="accent6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E93042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9128F67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814306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9925615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DFD3BF8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6F278D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F132248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C16EAE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63DF249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184C30B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D3B65B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ABB27A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  <w:tr w:rsidR="007D7752" w14:paraId="03EEDBAF" w14:textId="77777777" w:rsidTr="0003290B">
        <w:trPr>
          <w:trHeight w:val="529"/>
          <w:jc w:val="center"/>
        </w:trPr>
        <w:tc>
          <w:tcPr>
            <w:tcW w:w="3350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EE455FF" w14:textId="77777777"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 3</w:t>
            </w:r>
          </w:p>
          <w:p w14:paraId="18C421BB" w14:textId="77777777" w:rsidR="007D7752" w:rsidRDefault="007D7752" w:rsidP="00EE2498">
            <w:pPr>
              <w:spacing w:after="0" w:line="240" w:lineRule="auto"/>
              <w:ind w:firstLine="0"/>
              <w:jc w:val="left"/>
            </w:pPr>
            <w:r>
              <w:rPr>
                <w:sz w:val="22"/>
              </w:rPr>
              <w:t>Implementación de equipo</w:t>
            </w: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74ED3C8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61F791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0766F74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A9EA32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2E5421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0246389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F0B653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336149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CC1C92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14E3874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0D893F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FB1D5DB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4660BF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9E5378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98F1B9F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23486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E9C6BC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C000" w:themeFill="accent4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1DEC5FF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C000" w:themeFill="accent4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A5E9D48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C000" w:themeFill="accent4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AC49E3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C000" w:themeFill="accent4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3F73DC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C000" w:themeFill="accent4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F0A27A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39F1CA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A1A683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1BE48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31A3EB9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0E4FD78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BDCE2A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  <w:tr w:rsidR="007D7752" w14:paraId="7F32285A" w14:textId="77777777" w:rsidTr="0003290B">
        <w:trPr>
          <w:trHeight w:val="529"/>
          <w:jc w:val="center"/>
        </w:trPr>
        <w:tc>
          <w:tcPr>
            <w:tcW w:w="3350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D6E8DF4" w14:textId="77777777"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Seminario</w:t>
            </w: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548D17D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5996807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938903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A004B64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8591FE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E28F1C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3D1110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6860A6F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F4B319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B98195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1AD1F46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9959AB8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5D59F6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6" w:space="0" w:color="808080"/>
              <w:right w:val="single" w:sz="8" w:space="0" w:color="808080"/>
            </w:tcBorders>
            <w:shd w:val="clear" w:color="auto" w:fill="2E74B5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7511965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D480829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F6E103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C720466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D1F89D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DF8775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0081EB4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8E92C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2A2407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58F66E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96C623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DFFF8A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FF3B687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3AE1CEF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9989FA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  <w:tr w:rsidR="007D7752" w14:paraId="17486094" w14:textId="77777777" w:rsidTr="0003290B">
        <w:trPr>
          <w:trHeight w:val="529"/>
          <w:jc w:val="center"/>
        </w:trPr>
        <w:tc>
          <w:tcPr>
            <w:tcW w:w="3350" w:type="dxa"/>
            <w:tcBorders>
              <w:top w:val="single" w:sz="8" w:space="0" w:color="808080"/>
              <w:left w:val="single" w:sz="12" w:space="0" w:color="3B3838"/>
              <w:bottom w:val="single" w:sz="8" w:space="0" w:color="808080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242FE9B" w14:textId="77777777"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 4</w:t>
            </w:r>
          </w:p>
          <w:p w14:paraId="1F2E482B" w14:textId="77777777" w:rsidR="007D7752" w:rsidRDefault="007D7752" w:rsidP="00EE2498">
            <w:pPr>
              <w:spacing w:after="0" w:line="240" w:lineRule="auto"/>
              <w:ind w:firstLine="0"/>
              <w:jc w:val="left"/>
            </w:pPr>
            <w:r>
              <w:rPr>
                <w:sz w:val="22"/>
              </w:rPr>
              <w:t>Producir manual de usuario</w:t>
            </w: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D935484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81E1CF4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6497DA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C674929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16E98A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AE2910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0E2EEB9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CECEAA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7F1D78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3E69F3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175D2B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020E3D7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8D1552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6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1BD36F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2F1F8D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7E3076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B9EB01D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1D711E5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2D62B0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FFFFFF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D3C6A4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1C711D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D05623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D7D31" w:themeFill="accen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294C50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D7D31" w:themeFill="accen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0582FB5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D7D31" w:themeFill="accen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22AFE2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D7D31" w:themeFill="accen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6642DDB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C3FD35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12" w:space="0" w:color="auto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79AC36F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  <w:tr w:rsidR="007D7752" w14:paraId="44E938D9" w14:textId="77777777" w:rsidTr="0003290B">
        <w:trPr>
          <w:trHeight w:val="529"/>
          <w:jc w:val="center"/>
        </w:trPr>
        <w:tc>
          <w:tcPr>
            <w:tcW w:w="3350" w:type="dxa"/>
            <w:tcBorders>
              <w:top w:val="single" w:sz="8" w:space="0" w:color="808080"/>
              <w:left w:val="single" w:sz="12" w:space="0" w:color="3B3838"/>
              <w:bottom w:val="single" w:sz="12" w:space="0" w:color="auto"/>
              <w:right w:val="single" w:sz="8" w:space="0" w:color="3B3838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EADCCC8" w14:textId="77777777" w:rsidR="007D7752" w:rsidRDefault="007D7752" w:rsidP="00EE2498">
            <w:pPr>
              <w:spacing w:after="0" w:line="240" w:lineRule="auto"/>
              <w:ind w:firstLine="0"/>
              <w:jc w:val="left"/>
              <w:rPr>
                <w:b/>
                <w:szCs w:val="24"/>
              </w:rPr>
            </w:pPr>
            <w:r>
              <w:rPr>
                <w:b/>
                <w:szCs w:val="24"/>
              </w:rPr>
              <w:t>Fase 5</w:t>
            </w:r>
          </w:p>
          <w:p w14:paraId="7C95E547" w14:textId="77777777" w:rsidR="007D7752" w:rsidRDefault="007D7752" w:rsidP="00EE2498">
            <w:pPr>
              <w:spacing w:after="0" w:line="240" w:lineRule="auto"/>
              <w:ind w:firstLine="0"/>
              <w:jc w:val="left"/>
            </w:pPr>
            <w:r>
              <w:rPr>
                <w:sz w:val="22"/>
              </w:rPr>
              <w:t>Informe, TEG y presentación</w:t>
            </w: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3B3838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D89BFB8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88CB11D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873730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0100CE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2CB2F4A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7E20705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5341C3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2A415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7F189F2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E9DCBF7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6A6C33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69C9C0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11B94F6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0A2E6CF9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2174A8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291D343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F62851B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1995FD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3FF48EC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39D62F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7E9B64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3C01BB5F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97E0A99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63695650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5B2126E2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auto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21DD948E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5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8" w:space="0" w:color="808080"/>
            </w:tcBorders>
            <w:shd w:val="clear" w:color="auto" w:fill="44546A" w:themeFill="tex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4C98C701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36" w:type="dxa"/>
            <w:tcBorders>
              <w:top w:val="single" w:sz="8" w:space="0" w:color="808080"/>
              <w:left w:val="single" w:sz="8" w:space="0" w:color="808080"/>
              <w:bottom w:val="single" w:sz="12" w:space="0" w:color="auto"/>
              <w:right w:val="single" w:sz="12" w:space="0" w:color="auto"/>
            </w:tcBorders>
            <w:shd w:val="clear" w:color="auto" w:fill="44546A" w:themeFill="text2"/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14:paraId="1C174CC7" w14:textId="77777777" w:rsidR="007D7752" w:rsidRDefault="007D7752">
            <w:pPr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</w:tr>
    </w:tbl>
    <w:p w14:paraId="4236AC68" w14:textId="77777777" w:rsidR="005B1DA4" w:rsidRDefault="005B1DA4">
      <w:pPr>
        <w:sectPr w:rsidR="005B1DA4">
          <w:footerReference w:type="default" r:id="rId41"/>
          <w:footerReference w:type="first" r:id="rId42"/>
          <w:pgSz w:w="15842" w:h="12242" w:orient="landscape"/>
          <w:pgMar w:top="1134" w:right="1134" w:bottom="851" w:left="1134" w:header="709" w:footer="709" w:gutter="0"/>
          <w:pgNumType w:start="1"/>
          <w:cols w:space="720"/>
          <w:titlePg/>
        </w:sectPr>
      </w:pPr>
    </w:p>
    <w:p w14:paraId="4680E7E0" w14:textId="77777777" w:rsidR="00DA652E" w:rsidRDefault="00DA652E" w:rsidP="00943F52">
      <w:pPr>
        <w:spacing w:line="240" w:lineRule="auto"/>
        <w:ind w:firstLine="0"/>
        <w:jc w:val="left"/>
      </w:pPr>
    </w:p>
    <w:p w14:paraId="5A4C4AE6" w14:textId="77777777" w:rsidR="00EE2498" w:rsidRDefault="00EE2498" w:rsidP="00943F52">
      <w:pPr>
        <w:spacing w:line="240" w:lineRule="auto"/>
        <w:ind w:firstLine="0"/>
        <w:jc w:val="left"/>
      </w:pPr>
    </w:p>
    <w:p w14:paraId="3BE2412E" w14:textId="77777777" w:rsidR="00EE2498" w:rsidRDefault="00EE2498" w:rsidP="00943F52">
      <w:pPr>
        <w:spacing w:line="240" w:lineRule="auto"/>
        <w:ind w:firstLine="0"/>
        <w:jc w:val="left"/>
      </w:pPr>
    </w:p>
    <w:p w14:paraId="71EB6391" w14:textId="77777777" w:rsidR="00EE2498" w:rsidRDefault="00EE2498" w:rsidP="00943F52">
      <w:pPr>
        <w:spacing w:line="240" w:lineRule="auto"/>
        <w:ind w:firstLine="0"/>
        <w:jc w:val="left"/>
      </w:pPr>
    </w:p>
    <w:tbl>
      <w:tblPr>
        <w:tblStyle w:val="TableGrid"/>
        <w:tblpPr w:leftFromText="141" w:rightFromText="141" w:vertAnchor="text" w:horzAnchor="margin" w:tblpXSpec="center" w:tblpY="210"/>
        <w:tblW w:w="14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32"/>
        <w:gridCol w:w="6944"/>
      </w:tblGrid>
      <w:tr w:rsidR="00EE2498" w14:paraId="66A1F39F" w14:textId="77777777" w:rsidTr="00EE2498">
        <w:tc>
          <w:tcPr>
            <w:tcW w:w="7232" w:type="dxa"/>
            <w:vAlign w:val="bottom"/>
          </w:tcPr>
          <w:p w14:paraId="6E57940E" w14:textId="77777777" w:rsidR="00EE2498" w:rsidRDefault="00EE2498" w:rsidP="00EE2498">
            <w:pPr>
              <w:spacing w:after="0"/>
              <w:ind w:firstLine="0"/>
              <w:jc w:val="center"/>
            </w:pPr>
            <w:r>
              <w:t>________________________________________</w:t>
            </w:r>
          </w:p>
          <w:p w14:paraId="30D7C9F5" w14:textId="0A0874BC" w:rsidR="00EE2498" w:rsidRDefault="007854F1" w:rsidP="007854F1">
            <w:pPr>
              <w:spacing w:after="0"/>
              <w:ind w:firstLine="0"/>
            </w:pPr>
            <w:r>
              <w:t xml:space="preserve">                  Tutor:</w:t>
            </w:r>
          </w:p>
        </w:tc>
        <w:tc>
          <w:tcPr>
            <w:tcW w:w="6944" w:type="dxa"/>
            <w:vAlign w:val="bottom"/>
          </w:tcPr>
          <w:p w14:paraId="616B92FE" w14:textId="77777777" w:rsidR="00EE2498" w:rsidRDefault="00EE2498" w:rsidP="00EE2498">
            <w:pPr>
              <w:spacing w:after="0"/>
              <w:ind w:firstLine="0"/>
              <w:jc w:val="center"/>
            </w:pPr>
            <w:r>
              <w:t>________________________________________</w:t>
            </w:r>
          </w:p>
          <w:p w14:paraId="76F3160D" w14:textId="77777777" w:rsidR="00EE2498" w:rsidRDefault="00EE2498" w:rsidP="00EE2498">
            <w:pPr>
              <w:spacing w:after="0"/>
              <w:ind w:firstLine="0"/>
              <w:jc w:val="center"/>
            </w:pPr>
            <w:r>
              <w:t>Br. Jose A. Arias B.</w:t>
            </w:r>
          </w:p>
        </w:tc>
      </w:tr>
    </w:tbl>
    <w:p w14:paraId="6E0C0130" w14:textId="77777777" w:rsidR="00EE2498" w:rsidRDefault="00EE2498" w:rsidP="00943F52">
      <w:pPr>
        <w:spacing w:line="240" w:lineRule="auto"/>
        <w:ind w:firstLine="0"/>
        <w:jc w:val="left"/>
      </w:pPr>
    </w:p>
    <w:sectPr w:rsidR="00EE2498">
      <w:type w:val="continuous"/>
      <w:pgSz w:w="15842" w:h="12242" w:orient="landscape"/>
      <w:pgMar w:top="1134" w:right="1134" w:bottom="851" w:left="1134" w:header="709" w:footer="709" w:gutter="0"/>
      <w:pgNumType w:start="1"/>
      <w:cols w:num="2" w:space="708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71" w:author="Microsoft account" w:date="2017-01-10T11:53:00Z" w:initials="Ma">
    <w:p w14:paraId="7FC46527" w14:textId="5E9A00A8" w:rsidR="00332387" w:rsidRDefault="00332387">
      <w:pPr>
        <w:pStyle w:val="CommentText"/>
      </w:pPr>
      <w:r>
        <w:rPr>
          <w:rStyle w:val="CommentReference"/>
        </w:rPr>
        <w:annotationRef/>
      </w:r>
      <w:r>
        <w:t>Elimine la frase “…se puede encargar de la consecución de los mismos (los componentes)…” por “...se encargará…”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FC4652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EDC29B" w14:textId="77777777" w:rsidR="00104A1E" w:rsidRDefault="00104A1E">
      <w:pPr>
        <w:spacing w:after="0" w:line="240" w:lineRule="auto"/>
      </w:pPr>
      <w:r>
        <w:separator/>
      </w:r>
    </w:p>
  </w:endnote>
  <w:endnote w:type="continuationSeparator" w:id="0">
    <w:p w14:paraId="37C61643" w14:textId="77777777" w:rsidR="00104A1E" w:rsidRDefault="00104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3C66DD" w14:textId="77777777" w:rsidR="00332387" w:rsidRDefault="00332387">
    <w:pPr>
      <w:pStyle w:val="Numeropagina"/>
    </w:pPr>
    <w:r>
      <w:t>i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C40494" w14:textId="4AFF1844" w:rsidR="00332387" w:rsidRPr="00D54D4F" w:rsidRDefault="00332387" w:rsidP="00D54D4F">
    <w:pPr>
      <w:pStyle w:val="Numeropagina"/>
    </w:pPr>
    <w:r>
      <w:t>7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C6516" w14:textId="15F021CC" w:rsidR="00332387" w:rsidRPr="00D54D4F" w:rsidRDefault="00332387" w:rsidP="00D54D4F">
    <w:pPr>
      <w:pStyle w:val="Numeropagina"/>
    </w:pPr>
    <w:r>
      <w:t>8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F36E14" w14:textId="1FAD55F9" w:rsidR="00332387" w:rsidRPr="00D54D4F" w:rsidRDefault="00332387" w:rsidP="00D54D4F">
    <w:pPr>
      <w:pStyle w:val="Numeropagina"/>
    </w:pPr>
    <w:r>
      <w:t>9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44BF27" w14:textId="77777777" w:rsidR="00332387" w:rsidRPr="006F4603" w:rsidRDefault="00332387" w:rsidP="006F4603">
    <w:pPr>
      <w:pStyle w:val="Numeropagina"/>
    </w:pPr>
    <w:r w:rsidRPr="006F4603">
      <w:t>9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8A378" w14:textId="160BA734" w:rsidR="00332387" w:rsidRPr="00D54D4F" w:rsidRDefault="00332387" w:rsidP="00D54D4F">
    <w:pPr>
      <w:pStyle w:val="Numeropagina"/>
    </w:pPr>
    <w:r>
      <w:t>10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7ECE0E" w14:textId="512DB43F" w:rsidR="001902AB" w:rsidRPr="00D54D4F" w:rsidRDefault="001902AB" w:rsidP="00D54D4F">
    <w:pPr>
      <w:pStyle w:val="Numeropagina"/>
    </w:pPr>
    <w:r>
      <w:t>11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E3AF2" w14:textId="77777777" w:rsidR="00332387" w:rsidRDefault="00332387">
    <w:pPr>
      <w:pStyle w:val="Numeropagina"/>
    </w:pPr>
    <w:r>
      <w:t>14</w: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4B1F4" w14:textId="39522E98" w:rsidR="00332387" w:rsidRDefault="00332387">
    <w:pPr>
      <w:pStyle w:val="Numeropagina"/>
    </w:pPr>
    <w:r>
      <w:t>1</w:t>
    </w:r>
    <w:r w:rsidR="001902AB">
      <w:t>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077110" w14:textId="77777777" w:rsidR="00332387" w:rsidRDefault="00332387" w:rsidP="0020594C">
    <w:pPr>
      <w:pStyle w:val="Footer"/>
      <w:tabs>
        <w:tab w:val="clear" w:pos="4419"/>
        <w:tab w:val="clear" w:pos="8838"/>
        <w:tab w:val="left" w:pos="5265"/>
      </w:tabs>
    </w:pP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9F9EC4" w14:textId="58540414" w:rsidR="00332387" w:rsidRPr="0020594C" w:rsidRDefault="00332387" w:rsidP="0020594C">
    <w:pPr>
      <w:pStyle w:val="Numeropagina"/>
    </w:pPr>
    <w:r>
      <w:t>2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11C886" w14:textId="7E29E9D6" w:rsidR="00332387" w:rsidRPr="0020594C" w:rsidRDefault="00332387" w:rsidP="0020594C">
    <w:pPr>
      <w:pStyle w:val="Numeropagina"/>
    </w:pPr>
    <w:r>
      <w:t>1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878638" w14:textId="1A89AAB0" w:rsidR="00332387" w:rsidRPr="0020594C" w:rsidRDefault="00332387" w:rsidP="00761132">
    <w:pPr>
      <w:pStyle w:val="Numeropagina"/>
    </w:pPr>
    <w:r>
      <w:t>3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5FCFE" w14:textId="6353F46F" w:rsidR="00332387" w:rsidRPr="0020594C" w:rsidRDefault="00332387" w:rsidP="00761132">
    <w:pPr>
      <w:pStyle w:val="Numeropagina"/>
    </w:pPr>
    <w:r>
      <w:t>4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1B0EA0" w14:textId="6828AC10" w:rsidR="00332387" w:rsidRPr="0020594C" w:rsidRDefault="00332387" w:rsidP="00761132">
    <w:pPr>
      <w:pStyle w:val="Numeropagina"/>
    </w:pPr>
    <w:r>
      <w:t>5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53FEA8" w14:textId="7A1B18FF" w:rsidR="002A35E0" w:rsidRPr="0020594C" w:rsidRDefault="002A35E0" w:rsidP="0020594C">
    <w:pPr>
      <w:pStyle w:val="Numeropagina"/>
    </w:pPr>
    <w:r>
      <w:t>5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615044" w14:textId="04F6CE6F" w:rsidR="00332387" w:rsidRPr="00D54D4F" w:rsidRDefault="00332387" w:rsidP="00D54D4F">
    <w:pPr>
      <w:pStyle w:val="Numeropagina"/>
    </w:pPr>
    <w:r w:rsidRPr="00D54D4F">
      <w:t>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449C2C" w14:textId="77777777" w:rsidR="00104A1E" w:rsidRDefault="00104A1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A643A80" w14:textId="77777777" w:rsidR="00104A1E" w:rsidRDefault="00104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3E29"/>
    <w:multiLevelType w:val="multilevel"/>
    <w:tmpl w:val="D6BEF58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09105211"/>
    <w:multiLevelType w:val="multilevel"/>
    <w:tmpl w:val="4AE0ECF0"/>
    <w:lvl w:ilvl="0">
      <w:start w:val="1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A91D6E"/>
    <w:multiLevelType w:val="multilevel"/>
    <w:tmpl w:val="ED8A62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26C469AB"/>
    <w:multiLevelType w:val="multilevel"/>
    <w:tmpl w:val="D50E18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29222CAE"/>
    <w:multiLevelType w:val="multilevel"/>
    <w:tmpl w:val="C11CE1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B645BB1"/>
    <w:multiLevelType w:val="hybridMultilevel"/>
    <w:tmpl w:val="8884CAF4"/>
    <w:lvl w:ilvl="0" w:tplc="2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F05D4E"/>
    <w:multiLevelType w:val="hybridMultilevel"/>
    <w:tmpl w:val="0F0800B6"/>
    <w:lvl w:ilvl="0" w:tplc="AF6C2F12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845" w:hanging="360"/>
      </w:pPr>
    </w:lvl>
    <w:lvl w:ilvl="2" w:tplc="200A001B" w:tentative="1">
      <w:start w:val="1"/>
      <w:numFmt w:val="lowerRoman"/>
      <w:lvlText w:val="%3."/>
      <w:lvlJc w:val="right"/>
      <w:pPr>
        <w:ind w:left="2565" w:hanging="180"/>
      </w:pPr>
    </w:lvl>
    <w:lvl w:ilvl="3" w:tplc="200A000F" w:tentative="1">
      <w:start w:val="1"/>
      <w:numFmt w:val="decimal"/>
      <w:lvlText w:val="%4."/>
      <w:lvlJc w:val="left"/>
      <w:pPr>
        <w:ind w:left="3285" w:hanging="360"/>
      </w:pPr>
    </w:lvl>
    <w:lvl w:ilvl="4" w:tplc="200A0019" w:tentative="1">
      <w:start w:val="1"/>
      <w:numFmt w:val="lowerLetter"/>
      <w:lvlText w:val="%5."/>
      <w:lvlJc w:val="left"/>
      <w:pPr>
        <w:ind w:left="4005" w:hanging="360"/>
      </w:pPr>
    </w:lvl>
    <w:lvl w:ilvl="5" w:tplc="200A001B" w:tentative="1">
      <w:start w:val="1"/>
      <w:numFmt w:val="lowerRoman"/>
      <w:lvlText w:val="%6."/>
      <w:lvlJc w:val="right"/>
      <w:pPr>
        <w:ind w:left="4725" w:hanging="180"/>
      </w:pPr>
    </w:lvl>
    <w:lvl w:ilvl="6" w:tplc="200A000F" w:tentative="1">
      <w:start w:val="1"/>
      <w:numFmt w:val="decimal"/>
      <w:lvlText w:val="%7."/>
      <w:lvlJc w:val="left"/>
      <w:pPr>
        <w:ind w:left="5445" w:hanging="360"/>
      </w:pPr>
    </w:lvl>
    <w:lvl w:ilvl="7" w:tplc="200A0019" w:tentative="1">
      <w:start w:val="1"/>
      <w:numFmt w:val="lowerLetter"/>
      <w:lvlText w:val="%8."/>
      <w:lvlJc w:val="left"/>
      <w:pPr>
        <w:ind w:left="6165" w:hanging="360"/>
      </w:pPr>
    </w:lvl>
    <w:lvl w:ilvl="8" w:tplc="20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>
    <w:nsid w:val="3FE73694"/>
    <w:multiLevelType w:val="hybridMultilevel"/>
    <w:tmpl w:val="FD321078"/>
    <w:lvl w:ilvl="0" w:tplc="22A80D7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C817BD"/>
    <w:multiLevelType w:val="multilevel"/>
    <w:tmpl w:val="CE0A1014"/>
    <w:lvl w:ilvl="0">
      <w:start w:val="2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E616CB"/>
    <w:multiLevelType w:val="hybridMultilevel"/>
    <w:tmpl w:val="5FAA5F2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A50537"/>
    <w:multiLevelType w:val="hybridMultilevel"/>
    <w:tmpl w:val="6E288DA0"/>
    <w:lvl w:ilvl="0" w:tplc="549A1A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97240E"/>
    <w:multiLevelType w:val="multilevel"/>
    <w:tmpl w:val="679C327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55C40930"/>
    <w:multiLevelType w:val="hybridMultilevel"/>
    <w:tmpl w:val="E7009BA2"/>
    <w:lvl w:ilvl="0" w:tplc="2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395BF2"/>
    <w:multiLevelType w:val="multilevel"/>
    <w:tmpl w:val="50202A6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>
    <w:nsid w:val="618E4667"/>
    <w:multiLevelType w:val="hybridMultilevel"/>
    <w:tmpl w:val="3184F56C"/>
    <w:lvl w:ilvl="0" w:tplc="C1DE0298">
      <w:start w:val="13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5A3A1E"/>
    <w:multiLevelType w:val="multilevel"/>
    <w:tmpl w:val="814EEFF4"/>
    <w:lvl w:ilvl="0">
      <w:start w:val="1"/>
      <w:numFmt w:val="decimal"/>
      <w:lvlText w:val="%1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6658DE"/>
    <w:multiLevelType w:val="multilevel"/>
    <w:tmpl w:val="2B2489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>
    <w:nsid w:val="72323FBF"/>
    <w:multiLevelType w:val="hybridMultilevel"/>
    <w:tmpl w:val="944E06BE"/>
    <w:lvl w:ilvl="0" w:tplc="FC5AAB16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4AC3733"/>
    <w:multiLevelType w:val="hybridMultilevel"/>
    <w:tmpl w:val="B798D384"/>
    <w:lvl w:ilvl="0" w:tplc="FC5AAB1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5"/>
  </w:num>
  <w:num w:numId="3">
    <w:abstractNumId w:val="8"/>
  </w:num>
  <w:num w:numId="4">
    <w:abstractNumId w:val="17"/>
  </w:num>
  <w:num w:numId="5">
    <w:abstractNumId w:val="7"/>
  </w:num>
  <w:num w:numId="6">
    <w:abstractNumId w:val="14"/>
  </w:num>
  <w:num w:numId="7">
    <w:abstractNumId w:val="18"/>
  </w:num>
  <w:num w:numId="8">
    <w:abstractNumId w:val="9"/>
  </w:num>
  <w:num w:numId="9">
    <w:abstractNumId w:val="3"/>
  </w:num>
  <w:num w:numId="10">
    <w:abstractNumId w:val="11"/>
  </w:num>
  <w:num w:numId="11">
    <w:abstractNumId w:val="4"/>
  </w:num>
  <w:num w:numId="12">
    <w:abstractNumId w:val="2"/>
  </w:num>
  <w:num w:numId="13">
    <w:abstractNumId w:val="0"/>
  </w:num>
  <w:num w:numId="14">
    <w:abstractNumId w:val="13"/>
  </w:num>
  <w:num w:numId="15">
    <w:abstractNumId w:val="5"/>
  </w:num>
  <w:num w:numId="16">
    <w:abstractNumId w:val="6"/>
  </w:num>
  <w:num w:numId="17">
    <w:abstractNumId w:val="12"/>
  </w:num>
  <w:num w:numId="18">
    <w:abstractNumId w:val="16"/>
  </w:num>
  <w:num w:numId="19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account">
    <w15:presenceInfo w15:providerId="Windows Live" w15:userId="4f6f0cd5bfdb42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visionView w:markup="0"/>
  <w:defaultTabStop w:val="708"/>
  <w:autoHyphenation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52E"/>
    <w:rsid w:val="0000478F"/>
    <w:rsid w:val="00007985"/>
    <w:rsid w:val="00015BEC"/>
    <w:rsid w:val="00017AE4"/>
    <w:rsid w:val="00024472"/>
    <w:rsid w:val="0002738D"/>
    <w:rsid w:val="00031B6D"/>
    <w:rsid w:val="00031ED7"/>
    <w:rsid w:val="0003290B"/>
    <w:rsid w:val="00043B3D"/>
    <w:rsid w:val="00046EDB"/>
    <w:rsid w:val="00050CB1"/>
    <w:rsid w:val="00051088"/>
    <w:rsid w:val="000541FE"/>
    <w:rsid w:val="00055B33"/>
    <w:rsid w:val="00061034"/>
    <w:rsid w:val="000614EC"/>
    <w:rsid w:val="00072C03"/>
    <w:rsid w:val="0007304B"/>
    <w:rsid w:val="0007567A"/>
    <w:rsid w:val="00076752"/>
    <w:rsid w:val="000768A1"/>
    <w:rsid w:val="00081A53"/>
    <w:rsid w:val="000844BD"/>
    <w:rsid w:val="000849D8"/>
    <w:rsid w:val="00084CCA"/>
    <w:rsid w:val="00086603"/>
    <w:rsid w:val="000932A5"/>
    <w:rsid w:val="00094FDA"/>
    <w:rsid w:val="00096494"/>
    <w:rsid w:val="000A641E"/>
    <w:rsid w:val="000A64AA"/>
    <w:rsid w:val="000B5F0C"/>
    <w:rsid w:val="000B6AEB"/>
    <w:rsid w:val="000B6DEC"/>
    <w:rsid w:val="000C4BA2"/>
    <w:rsid w:val="000D137A"/>
    <w:rsid w:val="000D36DC"/>
    <w:rsid w:val="000D4418"/>
    <w:rsid w:val="000E0FA9"/>
    <w:rsid w:val="000E5221"/>
    <w:rsid w:val="000E6979"/>
    <w:rsid w:val="000E7D54"/>
    <w:rsid w:val="000F4151"/>
    <w:rsid w:val="000F4373"/>
    <w:rsid w:val="000F7893"/>
    <w:rsid w:val="00104A1E"/>
    <w:rsid w:val="001130DD"/>
    <w:rsid w:val="00120726"/>
    <w:rsid w:val="001274DD"/>
    <w:rsid w:val="001318CB"/>
    <w:rsid w:val="001354C0"/>
    <w:rsid w:val="00135C04"/>
    <w:rsid w:val="00140811"/>
    <w:rsid w:val="00140C58"/>
    <w:rsid w:val="00146E80"/>
    <w:rsid w:val="001519AF"/>
    <w:rsid w:val="00156FE8"/>
    <w:rsid w:val="00157EE0"/>
    <w:rsid w:val="00160913"/>
    <w:rsid w:val="00162861"/>
    <w:rsid w:val="00165812"/>
    <w:rsid w:val="00167418"/>
    <w:rsid w:val="0017581E"/>
    <w:rsid w:val="00181B1B"/>
    <w:rsid w:val="00184B55"/>
    <w:rsid w:val="00184CB9"/>
    <w:rsid w:val="00186247"/>
    <w:rsid w:val="001872C4"/>
    <w:rsid w:val="00187715"/>
    <w:rsid w:val="001902AB"/>
    <w:rsid w:val="00190F10"/>
    <w:rsid w:val="001974C9"/>
    <w:rsid w:val="001B7261"/>
    <w:rsid w:val="001C0F92"/>
    <w:rsid w:val="001C27FA"/>
    <w:rsid w:val="001C67A3"/>
    <w:rsid w:val="001C70B2"/>
    <w:rsid w:val="001D0789"/>
    <w:rsid w:val="001D18C2"/>
    <w:rsid w:val="001D28AC"/>
    <w:rsid w:val="001D2C02"/>
    <w:rsid w:val="001D3165"/>
    <w:rsid w:val="001D5BB4"/>
    <w:rsid w:val="001E00BB"/>
    <w:rsid w:val="001E07E0"/>
    <w:rsid w:val="001E2E20"/>
    <w:rsid w:val="001E59EA"/>
    <w:rsid w:val="001E5B15"/>
    <w:rsid w:val="001F162C"/>
    <w:rsid w:val="001F1AFA"/>
    <w:rsid w:val="00203CC4"/>
    <w:rsid w:val="0020594C"/>
    <w:rsid w:val="00205C8A"/>
    <w:rsid w:val="00207D5B"/>
    <w:rsid w:val="00210E0E"/>
    <w:rsid w:val="002118F9"/>
    <w:rsid w:val="002134A8"/>
    <w:rsid w:val="00220A6D"/>
    <w:rsid w:val="00221E4A"/>
    <w:rsid w:val="00222859"/>
    <w:rsid w:val="00223F78"/>
    <w:rsid w:val="00225125"/>
    <w:rsid w:val="00225D52"/>
    <w:rsid w:val="00226C04"/>
    <w:rsid w:val="0023015D"/>
    <w:rsid w:val="00237BF7"/>
    <w:rsid w:val="00240357"/>
    <w:rsid w:val="00243211"/>
    <w:rsid w:val="00254A3D"/>
    <w:rsid w:val="00257C05"/>
    <w:rsid w:val="002604AE"/>
    <w:rsid w:val="00262C30"/>
    <w:rsid w:val="00281105"/>
    <w:rsid w:val="00284EF4"/>
    <w:rsid w:val="002903BF"/>
    <w:rsid w:val="0029324C"/>
    <w:rsid w:val="00296DE8"/>
    <w:rsid w:val="00297C5A"/>
    <w:rsid w:val="00297CAA"/>
    <w:rsid w:val="002A35E0"/>
    <w:rsid w:val="002A6C8B"/>
    <w:rsid w:val="002B0DF6"/>
    <w:rsid w:val="002B4DBB"/>
    <w:rsid w:val="002C0E1D"/>
    <w:rsid w:val="002C1C3A"/>
    <w:rsid w:val="002C7EFA"/>
    <w:rsid w:val="002D11F0"/>
    <w:rsid w:val="002D41DE"/>
    <w:rsid w:val="002D4DAB"/>
    <w:rsid w:val="002E56B3"/>
    <w:rsid w:val="002E6071"/>
    <w:rsid w:val="002E6ED2"/>
    <w:rsid w:val="002F76B6"/>
    <w:rsid w:val="0030026F"/>
    <w:rsid w:val="003050A3"/>
    <w:rsid w:val="00306160"/>
    <w:rsid w:val="00314CC5"/>
    <w:rsid w:val="00332387"/>
    <w:rsid w:val="0033322A"/>
    <w:rsid w:val="0033798E"/>
    <w:rsid w:val="00337A12"/>
    <w:rsid w:val="00340199"/>
    <w:rsid w:val="003428F3"/>
    <w:rsid w:val="00343648"/>
    <w:rsid w:val="003460EB"/>
    <w:rsid w:val="00351082"/>
    <w:rsid w:val="00351546"/>
    <w:rsid w:val="00352292"/>
    <w:rsid w:val="00352984"/>
    <w:rsid w:val="003548B3"/>
    <w:rsid w:val="00356D70"/>
    <w:rsid w:val="00357CFA"/>
    <w:rsid w:val="003609FA"/>
    <w:rsid w:val="003641C3"/>
    <w:rsid w:val="003710C4"/>
    <w:rsid w:val="00373D6A"/>
    <w:rsid w:val="0037783A"/>
    <w:rsid w:val="00386BEE"/>
    <w:rsid w:val="0039313B"/>
    <w:rsid w:val="00395CFB"/>
    <w:rsid w:val="00396D2D"/>
    <w:rsid w:val="003A3FE1"/>
    <w:rsid w:val="003A58E9"/>
    <w:rsid w:val="003C4952"/>
    <w:rsid w:val="003D1BBF"/>
    <w:rsid w:val="003D2378"/>
    <w:rsid w:val="003D7DAA"/>
    <w:rsid w:val="003E0AEF"/>
    <w:rsid w:val="003F6955"/>
    <w:rsid w:val="00402AF6"/>
    <w:rsid w:val="00402C98"/>
    <w:rsid w:val="004032D5"/>
    <w:rsid w:val="004057D6"/>
    <w:rsid w:val="0040619B"/>
    <w:rsid w:val="00410115"/>
    <w:rsid w:val="004123AB"/>
    <w:rsid w:val="00413FC5"/>
    <w:rsid w:val="004249FB"/>
    <w:rsid w:val="0042734F"/>
    <w:rsid w:val="00441BB8"/>
    <w:rsid w:val="00442408"/>
    <w:rsid w:val="004477FC"/>
    <w:rsid w:val="00453473"/>
    <w:rsid w:val="0045367A"/>
    <w:rsid w:val="00456156"/>
    <w:rsid w:val="00463574"/>
    <w:rsid w:val="004727D6"/>
    <w:rsid w:val="004736D1"/>
    <w:rsid w:val="00485161"/>
    <w:rsid w:val="004903CD"/>
    <w:rsid w:val="004908A8"/>
    <w:rsid w:val="00492ADE"/>
    <w:rsid w:val="00497897"/>
    <w:rsid w:val="004A1D92"/>
    <w:rsid w:val="004A69F2"/>
    <w:rsid w:val="004B1D08"/>
    <w:rsid w:val="004C29C2"/>
    <w:rsid w:val="004D1CCC"/>
    <w:rsid w:val="004D5B6F"/>
    <w:rsid w:val="004D5CA3"/>
    <w:rsid w:val="004E16EF"/>
    <w:rsid w:val="004E39BD"/>
    <w:rsid w:val="004F00E0"/>
    <w:rsid w:val="004F07AD"/>
    <w:rsid w:val="004F0AEA"/>
    <w:rsid w:val="004F3C72"/>
    <w:rsid w:val="004F52C4"/>
    <w:rsid w:val="0050162F"/>
    <w:rsid w:val="00522856"/>
    <w:rsid w:val="005300DD"/>
    <w:rsid w:val="00535E34"/>
    <w:rsid w:val="0053602F"/>
    <w:rsid w:val="00542B35"/>
    <w:rsid w:val="0054790F"/>
    <w:rsid w:val="005570E7"/>
    <w:rsid w:val="00560880"/>
    <w:rsid w:val="005609D4"/>
    <w:rsid w:val="00562F6D"/>
    <w:rsid w:val="0056433C"/>
    <w:rsid w:val="00570BE4"/>
    <w:rsid w:val="005711FD"/>
    <w:rsid w:val="00582752"/>
    <w:rsid w:val="00584E1E"/>
    <w:rsid w:val="0059027B"/>
    <w:rsid w:val="00590BA8"/>
    <w:rsid w:val="00594755"/>
    <w:rsid w:val="00595F11"/>
    <w:rsid w:val="005A5EC1"/>
    <w:rsid w:val="005A6D66"/>
    <w:rsid w:val="005A7B62"/>
    <w:rsid w:val="005B1DA4"/>
    <w:rsid w:val="005B6F5B"/>
    <w:rsid w:val="005C13C6"/>
    <w:rsid w:val="005C6967"/>
    <w:rsid w:val="005E0764"/>
    <w:rsid w:val="005E12B9"/>
    <w:rsid w:val="005F044D"/>
    <w:rsid w:val="005F53D7"/>
    <w:rsid w:val="00602540"/>
    <w:rsid w:val="00615587"/>
    <w:rsid w:val="00616383"/>
    <w:rsid w:val="00616FEB"/>
    <w:rsid w:val="00617E54"/>
    <w:rsid w:val="00620039"/>
    <w:rsid w:val="006208CE"/>
    <w:rsid w:val="00620E1B"/>
    <w:rsid w:val="0062274B"/>
    <w:rsid w:val="006235C7"/>
    <w:rsid w:val="0062415A"/>
    <w:rsid w:val="0062654D"/>
    <w:rsid w:val="00632905"/>
    <w:rsid w:val="006346A5"/>
    <w:rsid w:val="00635AF3"/>
    <w:rsid w:val="0064163E"/>
    <w:rsid w:val="00646185"/>
    <w:rsid w:val="00647119"/>
    <w:rsid w:val="00650583"/>
    <w:rsid w:val="00653F17"/>
    <w:rsid w:val="00657121"/>
    <w:rsid w:val="00665E2E"/>
    <w:rsid w:val="006678F8"/>
    <w:rsid w:val="006714AF"/>
    <w:rsid w:val="00681A09"/>
    <w:rsid w:val="00697AD4"/>
    <w:rsid w:val="006B2762"/>
    <w:rsid w:val="006B2BEF"/>
    <w:rsid w:val="006C0383"/>
    <w:rsid w:val="006C1948"/>
    <w:rsid w:val="006C22F9"/>
    <w:rsid w:val="006C2554"/>
    <w:rsid w:val="006D3B7A"/>
    <w:rsid w:val="006D408D"/>
    <w:rsid w:val="006E2617"/>
    <w:rsid w:val="006E58CD"/>
    <w:rsid w:val="006E6594"/>
    <w:rsid w:val="006E6A62"/>
    <w:rsid w:val="006F4603"/>
    <w:rsid w:val="00703175"/>
    <w:rsid w:val="00706720"/>
    <w:rsid w:val="00707B8B"/>
    <w:rsid w:val="00721592"/>
    <w:rsid w:val="0072269F"/>
    <w:rsid w:val="00732353"/>
    <w:rsid w:val="00732F5C"/>
    <w:rsid w:val="0073485C"/>
    <w:rsid w:val="007427F3"/>
    <w:rsid w:val="00742F76"/>
    <w:rsid w:val="007444CC"/>
    <w:rsid w:val="00757023"/>
    <w:rsid w:val="00761132"/>
    <w:rsid w:val="00772E90"/>
    <w:rsid w:val="00782EDF"/>
    <w:rsid w:val="007854F1"/>
    <w:rsid w:val="007936F6"/>
    <w:rsid w:val="00796CE1"/>
    <w:rsid w:val="007A25E3"/>
    <w:rsid w:val="007A53F2"/>
    <w:rsid w:val="007B576A"/>
    <w:rsid w:val="007B6307"/>
    <w:rsid w:val="007C06CF"/>
    <w:rsid w:val="007C6669"/>
    <w:rsid w:val="007D21FA"/>
    <w:rsid w:val="007D7161"/>
    <w:rsid w:val="007D7752"/>
    <w:rsid w:val="007E1CAA"/>
    <w:rsid w:val="007E5860"/>
    <w:rsid w:val="007E761C"/>
    <w:rsid w:val="007F796B"/>
    <w:rsid w:val="007F7B93"/>
    <w:rsid w:val="0080017A"/>
    <w:rsid w:val="00802566"/>
    <w:rsid w:val="00803E95"/>
    <w:rsid w:val="0081224F"/>
    <w:rsid w:val="00812861"/>
    <w:rsid w:val="00814C42"/>
    <w:rsid w:val="00815B6A"/>
    <w:rsid w:val="00824AA2"/>
    <w:rsid w:val="0083094A"/>
    <w:rsid w:val="0083797B"/>
    <w:rsid w:val="008401FE"/>
    <w:rsid w:val="008405A9"/>
    <w:rsid w:val="0084470A"/>
    <w:rsid w:val="0084598C"/>
    <w:rsid w:val="00850DB8"/>
    <w:rsid w:val="008519CD"/>
    <w:rsid w:val="00866B9C"/>
    <w:rsid w:val="00872A5E"/>
    <w:rsid w:val="00872AD6"/>
    <w:rsid w:val="00872F40"/>
    <w:rsid w:val="0087453D"/>
    <w:rsid w:val="00875192"/>
    <w:rsid w:val="00880534"/>
    <w:rsid w:val="00886E70"/>
    <w:rsid w:val="00887B30"/>
    <w:rsid w:val="008904E7"/>
    <w:rsid w:val="008912F8"/>
    <w:rsid w:val="00894522"/>
    <w:rsid w:val="00894A1D"/>
    <w:rsid w:val="00894A29"/>
    <w:rsid w:val="008951C1"/>
    <w:rsid w:val="008B438D"/>
    <w:rsid w:val="008B79DD"/>
    <w:rsid w:val="008C4528"/>
    <w:rsid w:val="008D1575"/>
    <w:rsid w:val="008D63E1"/>
    <w:rsid w:val="008D674D"/>
    <w:rsid w:val="008D7E85"/>
    <w:rsid w:val="008E0BBA"/>
    <w:rsid w:val="0090085C"/>
    <w:rsid w:val="00912A41"/>
    <w:rsid w:val="0091372F"/>
    <w:rsid w:val="00914D92"/>
    <w:rsid w:val="009150BE"/>
    <w:rsid w:val="00924FB3"/>
    <w:rsid w:val="00925989"/>
    <w:rsid w:val="00930E7F"/>
    <w:rsid w:val="00932E6C"/>
    <w:rsid w:val="0094000F"/>
    <w:rsid w:val="00942472"/>
    <w:rsid w:val="00943F52"/>
    <w:rsid w:val="00945815"/>
    <w:rsid w:val="009479A3"/>
    <w:rsid w:val="00956680"/>
    <w:rsid w:val="00956C0D"/>
    <w:rsid w:val="00961622"/>
    <w:rsid w:val="0096285D"/>
    <w:rsid w:val="00966E4F"/>
    <w:rsid w:val="00970C4D"/>
    <w:rsid w:val="0097386F"/>
    <w:rsid w:val="009745D9"/>
    <w:rsid w:val="009758BF"/>
    <w:rsid w:val="009809A7"/>
    <w:rsid w:val="00987E21"/>
    <w:rsid w:val="00992A8F"/>
    <w:rsid w:val="00995FB8"/>
    <w:rsid w:val="00996DEE"/>
    <w:rsid w:val="009B19F1"/>
    <w:rsid w:val="009B2B25"/>
    <w:rsid w:val="009B5FBE"/>
    <w:rsid w:val="009B6105"/>
    <w:rsid w:val="009C0143"/>
    <w:rsid w:val="009C1367"/>
    <w:rsid w:val="009C15F9"/>
    <w:rsid w:val="009D7EE7"/>
    <w:rsid w:val="009E0FBD"/>
    <w:rsid w:val="009E4B42"/>
    <w:rsid w:val="009E5840"/>
    <w:rsid w:val="009E6C3D"/>
    <w:rsid w:val="009F187C"/>
    <w:rsid w:val="009F2578"/>
    <w:rsid w:val="009F58C7"/>
    <w:rsid w:val="00A03B53"/>
    <w:rsid w:val="00A056E0"/>
    <w:rsid w:val="00A061A3"/>
    <w:rsid w:val="00A20CBF"/>
    <w:rsid w:val="00A2106E"/>
    <w:rsid w:val="00A31C4B"/>
    <w:rsid w:val="00A35601"/>
    <w:rsid w:val="00A43667"/>
    <w:rsid w:val="00A46554"/>
    <w:rsid w:val="00A527AB"/>
    <w:rsid w:val="00A52CC7"/>
    <w:rsid w:val="00A55D55"/>
    <w:rsid w:val="00A56380"/>
    <w:rsid w:val="00A642E3"/>
    <w:rsid w:val="00A67F4D"/>
    <w:rsid w:val="00A72F3D"/>
    <w:rsid w:val="00A745E4"/>
    <w:rsid w:val="00A76BB7"/>
    <w:rsid w:val="00A837FA"/>
    <w:rsid w:val="00A94D8D"/>
    <w:rsid w:val="00A952DF"/>
    <w:rsid w:val="00AA36D5"/>
    <w:rsid w:val="00AA4D67"/>
    <w:rsid w:val="00AB1F0E"/>
    <w:rsid w:val="00AC2A51"/>
    <w:rsid w:val="00AC42AD"/>
    <w:rsid w:val="00AC4A82"/>
    <w:rsid w:val="00AE13AA"/>
    <w:rsid w:val="00AE3901"/>
    <w:rsid w:val="00AE5839"/>
    <w:rsid w:val="00AF0C72"/>
    <w:rsid w:val="00AF11A4"/>
    <w:rsid w:val="00AF2057"/>
    <w:rsid w:val="00AF7B52"/>
    <w:rsid w:val="00AF7DC8"/>
    <w:rsid w:val="00B11F4C"/>
    <w:rsid w:val="00B1568C"/>
    <w:rsid w:val="00B23460"/>
    <w:rsid w:val="00B33C5F"/>
    <w:rsid w:val="00B408EE"/>
    <w:rsid w:val="00B46D23"/>
    <w:rsid w:val="00B50C7A"/>
    <w:rsid w:val="00B52BAB"/>
    <w:rsid w:val="00B57F27"/>
    <w:rsid w:val="00B61610"/>
    <w:rsid w:val="00B629BC"/>
    <w:rsid w:val="00B74C87"/>
    <w:rsid w:val="00B75957"/>
    <w:rsid w:val="00B77CCE"/>
    <w:rsid w:val="00B82D43"/>
    <w:rsid w:val="00B86CC3"/>
    <w:rsid w:val="00B920B1"/>
    <w:rsid w:val="00B92A4E"/>
    <w:rsid w:val="00B95C0B"/>
    <w:rsid w:val="00BA52F3"/>
    <w:rsid w:val="00BC2777"/>
    <w:rsid w:val="00BC70FB"/>
    <w:rsid w:val="00BE64FB"/>
    <w:rsid w:val="00C00768"/>
    <w:rsid w:val="00C0542F"/>
    <w:rsid w:val="00C10C99"/>
    <w:rsid w:val="00C114D3"/>
    <w:rsid w:val="00C11EE5"/>
    <w:rsid w:val="00C27CA5"/>
    <w:rsid w:val="00C317D6"/>
    <w:rsid w:val="00C37790"/>
    <w:rsid w:val="00C41687"/>
    <w:rsid w:val="00C472F3"/>
    <w:rsid w:val="00C51C59"/>
    <w:rsid w:val="00C5697D"/>
    <w:rsid w:val="00C62004"/>
    <w:rsid w:val="00C64BFC"/>
    <w:rsid w:val="00C6695F"/>
    <w:rsid w:val="00C67D78"/>
    <w:rsid w:val="00C72034"/>
    <w:rsid w:val="00C77E2E"/>
    <w:rsid w:val="00C804A4"/>
    <w:rsid w:val="00C80AD0"/>
    <w:rsid w:val="00C854D8"/>
    <w:rsid w:val="00C90AA0"/>
    <w:rsid w:val="00C91A13"/>
    <w:rsid w:val="00C93570"/>
    <w:rsid w:val="00C93BD9"/>
    <w:rsid w:val="00C959B9"/>
    <w:rsid w:val="00C97B42"/>
    <w:rsid w:val="00CA1C74"/>
    <w:rsid w:val="00CB0177"/>
    <w:rsid w:val="00CB255E"/>
    <w:rsid w:val="00CB35AC"/>
    <w:rsid w:val="00CB6200"/>
    <w:rsid w:val="00CC2E65"/>
    <w:rsid w:val="00CC5EC7"/>
    <w:rsid w:val="00CD0C21"/>
    <w:rsid w:val="00CD6450"/>
    <w:rsid w:val="00CD7533"/>
    <w:rsid w:val="00CE21EF"/>
    <w:rsid w:val="00CE3619"/>
    <w:rsid w:val="00CE7289"/>
    <w:rsid w:val="00CE7CFA"/>
    <w:rsid w:val="00CF29CF"/>
    <w:rsid w:val="00CF7680"/>
    <w:rsid w:val="00D023F7"/>
    <w:rsid w:val="00D04B8B"/>
    <w:rsid w:val="00D07B42"/>
    <w:rsid w:val="00D107B7"/>
    <w:rsid w:val="00D1508A"/>
    <w:rsid w:val="00D1541C"/>
    <w:rsid w:val="00D17EE7"/>
    <w:rsid w:val="00D212B7"/>
    <w:rsid w:val="00D24CB6"/>
    <w:rsid w:val="00D34457"/>
    <w:rsid w:val="00D348F8"/>
    <w:rsid w:val="00D36496"/>
    <w:rsid w:val="00D37436"/>
    <w:rsid w:val="00D42D19"/>
    <w:rsid w:val="00D44E0D"/>
    <w:rsid w:val="00D5043E"/>
    <w:rsid w:val="00D53BD7"/>
    <w:rsid w:val="00D54D4F"/>
    <w:rsid w:val="00D57A69"/>
    <w:rsid w:val="00D64BAC"/>
    <w:rsid w:val="00D75BC4"/>
    <w:rsid w:val="00D770AB"/>
    <w:rsid w:val="00D84FE8"/>
    <w:rsid w:val="00D851B4"/>
    <w:rsid w:val="00D87322"/>
    <w:rsid w:val="00D91030"/>
    <w:rsid w:val="00D93E72"/>
    <w:rsid w:val="00DA3D9F"/>
    <w:rsid w:val="00DA652E"/>
    <w:rsid w:val="00DA7A4E"/>
    <w:rsid w:val="00DB173A"/>
    <w:rsid w:val="00DB507C"/>
    <w:rsid w:val="00DB5EF2"/>
    <w:rsid w:val="00DB667A"/>
    <w:rsid w:val="00DC137C"/>
    <w:rsid w:val="00DC31EE"/>
    <w:rsid w:val="00DC3D16"/>
    <w:rsid w:val="00DC519B"/>
    <w:rsid w:val="00DD2EDD"/>
    <w:rsid w:val="00DD391E"/>
    <w:rsid w:val="00DD44D4"/>
    <w:rsid w:val="00DE2487"/>
    <w:rsid w:val="00DE3AF7"/>
    <w:rsid w:val="00DE6FCB"/>
    <w:rsid w:val="00E05741"/>
    <w:rsid w:val="00E17403"/>
    <w:rsid w:val="00E23845"/>
    <w:rsid w:val="00E25C69"/>
    <w:rsid w:val="00E32584"/>
    <w:rsid w:val="00E35CF5"/>
    <w:rsid w:val="00E36F83"/>
    <w:rsid w:val="00E37612"/>
    <w:rsid w:val="00E3767F"/>
    <w:rsid w:val="00E50D23"/>
    <w:rsid w:val="00E601E3"/>
    <w:rsid w:val="00E607E2"/>
    <w:rsid w:val="00E612D1"/>
    <w:rsid w:val="00E63E3E"/>
    <w:rsid w:val="00E71A44"/>
    <w:rsid w:val="00E74F15"/>
    <w:rsid w:val="00E76884"/>
    <w:rsid w:val="00E850F0"/>
    <w:rsid w:val="00E90B95"/>
    <w:rsid w:val="00E918E0"/>
    <w:rsid w:val="00E94CA9"/>
    <w:rsid w:val="00EA0709"/>
    <w:rsid w:val="00EA090A"/>
    <w:rsid w:val="00EA1A5B"/>
    <w:rsid w:val="00EA3480"/>
    <w:rsid w:val="00EA7ABF"/>
    <w:rsid w:val="00EB0AE4"/>
    <w:rsid w:val="00EC3DD9"/>
    <w:rsid w:val="00ED1F97"/>
    <w:rsid w:val="00EE0561"/>
    <w:rsid w:val="00EE2498"/>
    <w:rsid w:val="00EE6150"/>
    <w:rsid w:val="00EE61C2"/>
    <w:rsid w:val="00EF3604"/>
    <w:rsid w:val="00EF4D61"/>
    <w:rsid w:val="00EF5AEB"/>
    <w:rsid w:val="00EF6956"/>
    <w:rsid w:val="00F04A76"/>
    <w:rsid w:val="00F0737C"/>
    <w:rsid w:val="00F11383"/>
    <w:rsid w:val="00F11EFA"/>
    <w:rsid w:val="00F14BF3"/>
    <w:rsid w:val="00F16691"/>
    <w:rsid w:val="00F16D9A"/>
    <w:rsid w:val="00F2009F"/>
    <w:rsid w:val="00F205C5"/>
    <w:rsid w:val="00F21833"/>
    <w:rsid w:val="00F247E8"/>
    <w:rsid w:val="00F31ED1"/>
    <w:rsid w:val="00F334CD"/>
    <w:rsid w:val="00F346FC"/>
    <w:rsid w:val="00F3530C"/>
    <w:rsid w:val="00F37558"/>
    <w:rsid w:val="00F40CBB"/>
    <w:rsid w:val="00F467B1"/>
    <w:rsid w:val="00F47BAE"/>
    <w:rsid w:val="00F5075E"/>
    <w:rsid w:val="00F5102E"/>
    <w:rsid w:val="00F566E0"/>
    <w:rsid w:val="00F63432"/>
    <w:rsid w:val="00F6392F"/>
    <w:rsid w:val="00F67864"/>
    <w:rsid w:val="00F74377"/>
    <w:rsid w:val="00F746F6"/>
    <w:rsid w:val="00F834DE"/>
    <w:rsid w:val="00F86EB4"/>
    <w:rsid w:val="00F96CD8"/>
    <w:rsid w:val="00FA40A7"/>
    <w:rsid w:val="00FA64A3"/>
    <w:rsid w:val="00FB777E"/>
    <w:rsid w:val="00FD1A29"/>
    <w:rsid w:val="00FD2D16"/>
    <w:rsid w:val="00FD3D12"/>
    <w:rsid w:val="00FD7A1D"/>
    <w:rsid w:val="00FE14A4"/>
    <w:rsid w:val="00FE164A"/>
    <w:rsid w:val="00FE4D88"/>
    <w:rsid w:val="00FE6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7F0F251"/>
  <w15:docId w15:val="{75ABFA80-8D9D-4D99-969F-F8B649C09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872C4"/>
    <w:pPr>
      <w:suppressAutoHyphens/>
      <w:spacing w:after="10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ind w:left="851" w:hanging="851"/>
      <w:jc w:val="left"/>
      <w:outlineLvl w:val="0"/>
    </w:pPr>
    <w:rPr>
      <w:rFonts w:eastAsia="Times New Roman"/>
      <w:b/>
      <w:sz w:val="28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120" w:after="120"/>
      <w:ind w:firstLine="0"/>
      <w:outlineLvl w:val="1"/>
    </w:pPr>
    <w:rPr>
      <w:rFonts w:eastAsia="Times New Roman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Times New Roman" w:eastAsia="Times New Roman" w:hAnsi="Times New Roman" w:cs="Times New Roman"/>
      <w:b/>
      <w:sz w:val="28"/>
      <w:szCs w:val="32"/>
    </w:rPr>
  </w:style>
  <w:style w:type="character" w:customStyle="1" w:styleId="Heading2Char">
    <w:name w:val="Heading 2 Char"/>
    <w:basedOn w:val="DefaultParagraphFont"/>
    <w:rPr>
      <w:rFonts w:ascii="Times New Roman" w:eastAsia="Times New Roman" w:hAnsi="Times New Roman" w:cs="Times New Roman"/>
      <w:b/>
      <w:sz w:val="26"/>
      <w:szCs w:val="26"/>
    </w:rPr>
  </w:style>
  <w:style w:type="paragraph" w:styleId="ListParagraph">
    <w:name w:val="List Paragraph"/>
    <w:basedOn w:val="Normal"/>
    <w:pPr>
      <w:ind w:left="720"/>
    </w:pPr>
    <w:rPr>
      <w:sz w:val="20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paragraph" w:styleId="CommentText">
    <w:name w:val="annotation text"/>
    <w:basedOn w:val="Normal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rPr>
      <w:rFonts w:ascii="Segoe UI" w:hAnsi="Segoe UI"/>
      <w:sz w:val="20"/>
      <w:szCs w:val="20"/>
    </w:rPr>
  </w:style>
  <w:style w:type="paragraph" w:styleId="BalloonText">
    <w:name w:val="Balloon Text"/>
    <w:basedOn w:val="Normal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rPr>
      <w:color w:val="0563C1"/>
      <w:u w:val="single"/>
    </w:rPr>
  </w:style>
  <w:style w:type="paragraph" w:styleId="CommentSubject">
    <w:name w:val="annotation subject"/>
    <w:basedOn w:val="CommentText"/>
    <w:next w:val="CommentText"/>
    <w:pPr>
      <w:spacing w:after="160"/>
    </w:pPr>
    <w:rPr>
      <w:b/>
      <w:bCs/>
    </w:rPr>
  </w:style>
  <w:style w:type="character" w:customStyle="1" w:styleId="CommentSubjectChar">
    <w:name w:val="Comment Subject Char"/>
    <w:basedOn w:val="CommentTextChar"/>
    <w:rPr>
      <w:rFonts w:ascii="Segoe UI" w:hAnsi="Segoe UI"/>
      <w:b/>
      <w:bCs/>
      <w:sz w:val="20"/>
      <w:szCs w:val="20"/>
    </w:rPr>
  </w:style>
  <w:style w:type="character" w:styleId="FollowedHyperlink">
    <w:name w:val="FollowedHyperlink"/>
    <w:basedOn w:val="DefaultParagraphFont"/>
    <w:rPr>
      <w:color w:val="954F72"/>
      <w:u w:val="single"/>
    </w:rPr>
  </w:style>
  <w:style w:type="paragraph" w:styleId="Caption">
    <w:name w:val="caption"/>
    <w:basedOn w:val="Normal"/>
    <w:next w:val="Normal"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Heading3Char">
    <w:name w:val="Heading 3 Char"/>
    <w:basedOn w:val="DefaultParagraphFont"/>
    <w:rPr>
      <w:rFonts w:ascii="Calibri Light" w:eastAsia="Times New Roman" w:hAnsi="Calibri Light" w:cs="Times New Roman"/>
      <w:color w:val="1F4D78"/>
      <w:sz w:val="24"/>
      <w:szCs w:val="24"/>
    </w:rPr>
  </w:style>
  <w:style w:type="paragraph" w:styleId="Revision">
    <w:name w:val="Revision"/>
    <w:pPr>
      <w:suppressAutoHyphens/>
      <w:spacing w:after="0" w:line="240" w:lineRule="auto"/>
    </w:pPr>
    <w:rPr>
      <w:rFonts w:ascii="Times New Roman" w:hAnsi="Times New Roman"/>
    </w:rPr>
  </w:style>
  <w:style w:type="paragraph" w:customStyle="1" w:styleId="TituloPortada">
    <w:name w:val="Titulo Portada"/>
    <w:basedOn w:val="Normal"/>
    <w:pPr>
      <w:ind w:firstLine="0"/>
      <w:jc w:val="center"/>
    </w:pPr>
    <w:rPr>
      <w:b/>
      <w:sz w:val="28"/>
    </w:rPr>
  </w:style>
  <w:style w:type="paragraph" w:customStyle="1" w:styleId="TituloCapitulo">
    <w:name w:val="Titulo Capitulo"/>
    <w:basedOn w:val="Heading2"/>
    <w:pPr>
      <w:spacing w:before="0" w:after="100"/>
      <w:jc w:val="center"/>
    </w:pPr>
    <w:rPr>
      <w:sz w:val="28"/>
    </w:rPr>
  </w:style>
  <w:style w:type="character" w:customStyle="1" w:styleId="TituloPortadaChar">
    <w:name w:val="Titulo Portada Char"/>
    <w:basedOn w:val="DefaultParagraphFont"/>
    <w:rPr>
      <w:rFonts w:ascii="Times New Roman" w:hAnsi="Times New Roman"/>
      <w:b/>
      <w:sz w:val="28"/>
    </w:rPr>
  </w:style>
  <w:style w:type="paragraph" w:styleId="Header">
    <w:name w:val="header"/>
    <w:basedOn w:val="Normal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TituloCapituloChar">
    <w:name w:val="Titulo Capitulo Char"/>
    <w:basedOn w:val="Heading2Char"/>
    <w:rPr>
      <w:rFonts w:ascii="Times New Roman" w:eastAsia="Times New Roman" w:hAnsi="Times New Roman" w:cs="Times New Roman"/>
      <w:b/>
      <w:sz w:val="28"/>
      <w:szCs w:val="26"/>
    </w:rPr>
  </w:style>
  <w:style w:type="character" w:customStyle="1" w:styleId="HeaderChar">
    <w:name w:val="Header Char"/>
    <w:basedOn w:val="DefaultParagraphFont"/>
    <w:rPr>
      <w:rFonts w:ascii="Times New Roman" w:hAnsi="Times New Roman"/>
      <w:sz w:val="24"/>
    </w:rPr>
  </w:style>
  <w:style w:type="paragraph" w:styleId="Footer">
    <w:name w:val="footer"/>
    <w:basedOn w:val="Normal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pPr>
      <w:spacing w:before="240" w:line="256" w:lineRule="auto"/>
    </w:pPr>
    <w:rPr>
      <w:rFonts w:ascii="Calibri Light" w:hAnsi="Calibri Light"/>
      <w:b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pPr>
      <w:tabs>
        <w:tab w:val="left" w:pos="1540"/>
        <w:tab w:val="right" w:leader="dot" w:pos="7927"/>
      </w:tabs>
    </w:pPr>
  </w:style>
  <w:style w:type="paragraph" w:styleId="TOC2">
    <w:name w:val="toc 2"/>
    <w:basedOn w:val="Normal"/>
    <w:next w:val="Normal"/>
    <w:autoRedefine/>
    <w:pPr>
      <w:tabs>
        <w:tab w:val="left" w:pos="1760"/>
        <w:tab w:val="right" w:leader="dot" w:pos="7927"/>
      </w:tabs>
      <w:ind w:left="1702" w:hanging="851"/>
      <w:jc w:val="left"/>
    </w:pPr>
  </w:style>
  <w:style w:type="paragraph" w:customStyle="1" w:styleId="Numeropagina">
    <w:name w:val="Numero pagina"/>
    <w:basedOn w:val="Footer"/>
    <w:rsid w:val="0020594C"/>
    <w:pPr>
      <w:spacing w:before="100" w:after="100"/>
      <w:ind w:firstLine="0"/>
      <w:jc w:val="center"/>
    </w:pPr>
  </w:style>
  <w:style w:type="character" w:customStyle="1" w:styleId="NumeropaginaCar">
    <w:name w:val="Numero pagina Car"/>
    <w:basedOn w:val="FooterChar"/>
    <w:rPr>
      <w:rFonts w:ascii="Times New Roman" w:hAnsi="Times New Roman"/>
      <w:sz w:val="24"/>
    </w:rPr>
  </w:style>
  <w:style w:type="paragraph" w:styleId="NoSpacing">
    <w:name w:val="No Spacing"/>
    <w:pPr>
      <w:suppressAutoHyphens/>
      <w:spacing w:after="0" w:line="240" w:lineRule="auto"/>
      <w:ind w:firstLine="851"/>
      <w:jc w:val="both"/>
    </w:pPr>
    <w:rPr>
      <w:rFonts w:ascii="Times New Roman" w:hAnsi="Times New Roman"/>
      <w:sz w:val="24"/>
    </w:rPr>
  </w:style>
  <w:style w:type="paragraph" w:customStyle="1" w:styleId="Standard">
    <w:name w:val="Standard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s-VE" w:eastAsia="zh-CN" w:bidi="hi-IN"/>
    </w:rPr>
  </w:style>
  <w:style w:type="paragraph" w:customStyle="1" w:styleId="Notas">
    <w:name w:val="Notas"/>
    <w:basedOn w:val="Normal"/>
    <w:pPr>
      <w:spacing w:before="100" w:line="240" w:lineRule="auto"/>
      <w:ind w:firstLine="0"/>
    </w:pPr>
  </w:style>
  <w:style w:type="paragraph" w:customStyle="1" w:styleId="TextoFiguras">
    <w:name w:val="Texto Figuras"/>
    <w:basedOn w:val="Normal"/>
    <w:rsid w:val="00086603"/>
    <w:pPr>
      <w:spacing w:after="0" w:line="240" w:lineRule="auto"/>
      <w:ind w:firstLine="0"/>
      <w:jc w:val="center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B6D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6DEC"/>
    <w:pPr>
      <w:numPr>
        <w:ilvl w:val="1"/>
      </w:numPr>
      <w:spacing w:after="160"/>
      <w:ind w:firstLine="851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B6DEC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8401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orCompletar">
    <w:name w:val="Por Completar"/>
    <w:basedOn w:val="Normal"/>
    <w:rsid w:val="009150BE"/>
    <w:pPr>
      <w:pBdr>
        <w:top w:val="single" w:sz="4" w:space="1" w:color="auto"/>
        <w:bottom w:val="single" w:sz="4" w:space="1" w:color="auto"/>
      </w:pBdr>
      <w:shd w:val="clear" w:color="auto" w:fill="FFD966" w:themeFill="accent4" w:themeFillTint="99"/>
      <w:ind w:firstLine="0"/>
      <w:jc w:val="center"/>
    </w:pPr>
  </w:style>
  <w:style w:type="paragraph" w:styleId="Bibliography">
    <w:name w:val="Bibliography"/>
    <w:basedOn w:val="Normal"/>
    <w:next w:val="Normal"/>
    <w:uiPriority w:val="37"/>
    <w:unhideWhenUsed/>
    <w:rsid w:val="00987E21"/>
  </w:style>
  <w:style w:type="paragraph" w:customStyle="1" w:styleId="Default">
    <w:name w:val="Default"/>
    <w:rsid w:val="00296DE8"/>
    <w:pPr>
      <w:autoSpaceDE w:val="0"/>
      <w:adjustRightInd w:val="0"/>
      <w:spacing w:after="0" w:line="240" w:lineRule="auto"/>
      <w:textAlignment w:val="auto"/>
    </w:pPr>
    <w:rPr>
      <w:rFonts w:ascii="Times New Roman" w:hAnsi="Times New Roman"/>
      <w:color w:val="000000"/>
      <w:sz w:val="24"/>
      <w:szCs w:val="24"/>
      <w:lang w:val="es-VE"/>
    </w:rPr>
  </w:style>
  <w:style w:type="character" w:styleId="Strong">
    <w:name w:val="Strong"/>
    <w:basedOn w:val="DefaultParagraphFont"/>
    <w:uiPriority w:val="22"/>
    <w:qFormat/>
    <w:rsid w:val="00EA07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2.png"/><Relationship Id="rId18" Type="http://schemas.openxmlformats.org/officeDocument/2006/relationships/image" Target="media/image30.png"/><Relationship Id="rId26" Type="http://schemas.openxmlformats.org/officeDocument/2006/relationships/image" Target="media/image6.png"/><Relationship Id="rId39" Type="http://schemas.openxmlformats.org/officeDocument/2006/relationships/footer" Target="footer14.xml"/><Relationship Id="rId21" Type="http://schemas.openxmlformats.org/officeDocument/2006/relationships/image" Target="media/image5.png"/><Relationship Id="rId34" Type="http://schemas.openxmlformats.org/officeDocument/2006/relationships/footer" Target="footer11.xml"/><Relationship Id="rId42" Type="http://schemas.openxmlformats.org/officeDocument/2006/relationships/footer" Target="footer1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0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footer" Target="footer7.xml"/><Relationship Id="rId32" Type="http://schemas.openxmlformats.org/officeDocument/2006/relationships/footer" Target="footer9.xml"/><Relationship Id="rId37" Type="http://schemas.openxmlformats.org/officeDocument/2006/relationships/footer" Target="footer12.xml"/><Relationship Id="rId40" Type="http://schemas.openxmlformats.org/officeDocument/2006/relationships/footer" Target="footer15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0.png"/><Relationship Id="rId28" Type="http://schemas.openxmlformats.org/officeDocument/2006/relationships/image" Target="media/image8.png"/><Relationship Id="rId36" Type="http://schemas.microsoft.com/office/2011/relationships/commentsExtended" Target="commentsExtended.xml"/><Relationship Id="rId10" Type="http://schemas.openxmlformats.org/officeDocument/2006/relationships/footer" Target="footer3.xml"/><Relationship Id="rId19" Type="http://schemas.openxmlformats.org/officeDocument/2006/relationships/footer" Target="footer6.xml"/><Relationship Id="rId31" Type="http://schemas.openxmlformats.org/officeDocument/2006/relationships/image" Target="media/image11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5.xml"/><Relationship Id="rId22" Type="http://schemas.openxmlformats.org/officeDocument/2006/relationships/image" Target="media/image40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comments" Target="comments.xml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footer" Target="footer8.xml"/><Relationship Id="rId33" Type="http://schemas.openxmlformats.org/officeDocument/2006/relationships/footer" Target="footer10.xml"/><Relationship Id="rId38" Type="http://schemas.openxmlformats.org/officeDocument/2006/relationships/footer" Target="footer13.xml"/><Relationship Id="rId20" Type="http://schemas.openxmlformats.org/officeDocument/2006/relationships/image" Target="media/image4.png"/><Relationship Id="rId41" Type="http://schemas.openxmlformats.org/officeDocument/2006/relationships/footer" Target="footer1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Ran</b:Tag>
    <b:SourceType>Misc</b:SourceType>
    <b:Guid>{B7CD7A6D-40F0-4E22-9983-3D74F5DDE48A}</b:Guid>
    <b:Author>
      <b:Author>
        <b:NameList>
          <b:Person>
            <b:Last>Rangel</b:Last>
            <b:First>Rossana</b:First>
          </b:Person>
          <b:Person>
            <b:Last>Saenz</b:Last>
            <b:First>Enmanuel</b:First>
          </b:Person>
        </b:NameList>
      </b:Author>
    </b:Author>
    <b:Title>Fundamentos de RF. Medición de Figura de Ruido</b:Title>
    <b:Publisher>CENDIT</b:Publisher>
    <b:City>Caracas</b:City>
    <b:RefOrder>1</b:RefOrder>
  </b:Source>
  <b:Source>
    <b:Tag>Mol08</b:Tag>
    <b:SourceType>Book</b:SourceType>
    <b:Guid>{81CEBE9E-28E7-49F0-9358-F92E617EA161}</b:Guid>
    <b:Title>Instructivo y Normalización para elaboración de Trabajos Especiales de Grado</b:Title>
    <b:Year>2008</b:Year>
    <b:City>Caracas</b:City>
    <b:Publisher>Universidad Central de Venezuela</b:Publisher>
    <b:Author>
      <b:Author>
        <b:NameList>
          <b:Person>
            <b:Last>Molina</b:Last>
            <b:First>Julio</b:First>
          </b:Person>
        </b:NameList>
      </b:Author>
    </b:Author>
    <b:RefOrder>2</b:RefOrder>
  </b:Source>
  <b:Source>
    <b:Tag>How03</b:Tag>
    <b:SourceType>Book</b:SourceType>
    <b:Guid>{2DDF9ADB-9C2A-47CB-8D0F-4D0B0B7008D6}</b:Guid>
    <b:Title>Calibrating Solid State Noise Sources</b:Title>
    <b:Year>2003</b:Year>
    <b:Publisher>Agilent Technologies</b:Publisher>
    <b:Author>
      <b:Author>
        <b:NameList>
          <b:Person>
            <b:Last>Howard</b:Last>
            <b:First>Glenn</b:First>
          </b:Person>
        </b:NameList>
      </b:Author>
    </b:Author>
    <b:RefOrder>3</b:RefOrder>
  </b:Source>
  <b:Source>
    <b:Tag>Bru08</b:Tag>
    <b:SourceType>Book</b:SourceType>
    <b:Guid>{66A201FA-7E82-4ED9-B8F4-E56E461C75FA}</b:Guid>
    <b:LCID>es-ES</b:LCID>
    <b:Author>
      <b:Author>
        <b:NameList>
          <b:Person>
            <b:Last>Bruzual</b:Last>
            <b:First>Zeldivar</b:First>
          </b:Person>
        </b:NameList>
      </b:Author>
    </b:Author>
    <b:Title>Intructivo</b:Title>
    <b:Year>2008</b:Year>
    <b:City>Caracas</b:City>
    <b:Publisher>Universidad Central de Venezuela</b:Publisher>
    <b:RefOrder>4</b:RefOrder>
  </b:Source>
  <b:Source>
    <b:Tag>Agi12</b:Tag>
    <b:SourceType>Book</b:SourceType>
    <b:Guid>{F3115B72-285F-44A9-901C-4D99F4A1FE76}</b:Guid>
    <b:Author>
      <b:Author>
        <b:Corporate>Agilent Technologies</b:Corporate>
      </b:Author>
    </b:Author>
    <b:Title>N2002A Noise Source Test Set User's Guide</b:Title>
    <b:Year>2012</b:Year>
    <b:RefOrder>5</b:RefOrder>
  </b:Source>
  <b:Source>
    <b:Tag>Agi01</b:Tag>
    <b:SourceType>Book</b:SourceType>
    <b:Guid>{B7769BC2-B11B-4235-980C-5217F87B2290}</b:Guid>
    <b:Author>
      <b:Author>
        <b:Corporate>Agilent Technologies</b:Corporate>
      </b:Author>
    </b:Author>
    <b:Title>Agilent Technologies 11713 Attenuator Switch Driver Operating And Service Manual</b:Title>
    <b:Year>2001</b:Year>
    <b:RefOrder>6</b:RefOrder>
  </b:Source>
  <b:Source>
    <b:Tag>Agi</b:Tag>
    <b:SourceType>Book</b:SourceType>
    <b:Guid>{7A36B4D9-3F71-41D7-95EA-A9336B45D091}</b:Guid>
    <b:Author>
      <b:Author>
        <b:Corporate>Agilent Technologies</b:Corporate>
      </b:Author>
    </b:Author>
    <b:Title>Agilent N2002A Noise Source Test Set 10MHz to 26.5GHz Technical Overview</b:Title>
    <b:RefOrder>7</b:RefOrder>
  </b:Source>
  <b:Source>
    <b:Tag>Tec</b:Tag>
    <b:SourceType>Report</b:SourceType>
    <b:Guid>{9E323E5C-8406-48AF-A61F-5CA509061453}</b:Guid>
    <b:Author>
      <b:Author>
        <b:Corporate>Agilent Technologies</b:Corporate>
      </b:Author>
    </b:Author>
    <b:Title>Agilent fundamentals of RF and microwave noise figure measurements</b:Title>
    <b:Publisher>Agilent Technologies</b:Publisher>
    <b:RefOrder>8</b:RefOrder>
  </b:Source>
</b:Sources>
</file>

<file path=customXml/itemProps1.xml><?xml version="1.0" encoding="utf-8"?>
<ds:datastoreItem xmlns:ds="http://schemas.openxmlformats.org/officeDocument/2006/customXml" ds:itemID="{EE81E5DA-B9CD-47F9-BF31-31D320655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3042</Words>
  <Characters>16731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>Propuesta Trabajo Especial de Grado Jose Arias</vt:lpstr>
      <vt:lpstr>    PLANTEAMIENTO DEL PROBLEMA</vt:lpstr>
      <vt:lpstr>Objetivo general</vt:lpstr>
      <vt:lpstr>Objetivos específicos</vt:lpstr>
      <vt:lpstr>ANÁLISIS DE FACTIBILIDAD</vt:lpstr>
      <vt:lpstr>    METODOLOGÍA</vt:lpstr>
      <vt:lpstr>    Fase 1: semanas 1 a la 5</vt:lpstr>
      <vt:lpstr>    Fase 2: semanas 6 a la 17</vt:lpstr>
      <vt:lpstr>    Fase 3: semanas 18 a la 22</vt:lpstr>
      <vt:lpstr>    Fase 4: semanas 23 a la 26</vt:lpstr>
      <vt:lpstr>    Fase 5: semanas 27 a la 28</vt:lpstr>
      <vt:lpstr>    &lt;BIBLIOGRAFÍA</vt:lpstr>
    </vt:vector>
  </TitlesOfParts>
  <Company/>
  <LinksUpToDate>false</LinksUpToDate>
  <CharactersWithSpaces>19734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Propuesta Trabajo Especial de Grado Jose Arias</dc:title>
  <dc:subject>Diseño de Equipo Electrónico</dc:subject>
  <dc:creator>Jose Arias</dc:creator>
  <cp:keywords>Propuesta Trabajo Especial de Grado Jose Arias</cp:keywords>
  <dc:description/>
  <cp:lastModifiedBy>Microsoft account</cp:lastModifiedBy>
  <cp:revision>3</cp:revision>
  <cp:lastPrinted>2017-01-10T23:24:00Z</cp:lastPrinted>
  <dcterms:created xsi:type="dcterms:W3CDTF">2017-01-19T15:35:00Z</dcterms:created>
  <dcterms:modified xsi:type="dcterms:W3CDTF">2017-01-23T16:33:00Z</dcterms:modified>
</cp:coreProperties>
</file>